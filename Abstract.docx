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4.0 -->
  <w:body>
    <w:p w:rsidR="005D7960" w:rsidRPr="007A7104" w:rsidP="005D7960" w14:paraId="4E851114" w14:textId="77777777">
      <w:pPr>
        <w:pStyle w:val="NormalWeb"/>
        <w:jc w:val="center"/>
        <w:rPr>
          <w:sz w:val="28"/>
          <w:szCs w:val="28"/>
        </w:rPr>
      </w:pPr>
      <w:r>
        <w:rPr>
          <w:rStyle w:val="CommentReference"/>
        </w:rPr>
        <w:commentReference w:id="0"/>
      </w:r>
      <w:r w:rsidRPr="007A7104">
        <w:rPr>
          <w:b/>
          <w:bCs/>
          <w:sz w:val="28"/>
          <w:szCs w:val="28"/>
          <w:lang w:val="en-US"/>
        </w:rPr>
        <w:t>T</w:t>
      </w:r>
      <w:r w:rsidRPr="007A7104">
        <w:rPr>
          <w:b/>
          <w:bCs/>
          <w:sz w:val="28"/>
          <w:szCs w:val="28"/>
          <w:lang w:val="en-US"/>
        </w:rPr>
        <w:t>heoretical Investigation of Dosimeter Accuracy for Linear Energy Transfer Measurements in Proton Therapy: A Comparative Study of Stopping Power Ratios</w:t>
      </w:r>
    </w:p>
    <w:p w:rsidR="005D7960" w:rsidRPr="007A7104" w:rsidP="005D7960" w14:paraId="61ED19E2" w14:textId="77777777">
      <w:pPr>
        <w:pStyle w:val="NormalWeb"/>
        <w:jc w:val="center"/>
        <w:rPr>
          <w:b/>
          <w:bCs/>
          <w:sz w:val="28"/>
          <w:szCs w:val="28"/>
        </w:rPr>
      </w:pPr>
      <w:r w:rsidRPr="007A7104">
        <w:rPr>
          <w:b/>
          <w:bCs/>
          <w:sz w:val="28"/>
          <w:szCs w:val="28"/>
          <w:lang w:val="en-US"/>
        </w:rPr>
        <w:t>Johnpaul Mbagwu</w:t>
      </w:r>
      <w:r w:rsidRPr="007A7104">
        <w:rPr>
          <w:rFonts w:ascii="Cambria Math" w:hAnsi="Cambria Math" w:cs="Cambria Math"/>
          <w:position w:val="12"/>
          <w:sz w:val="28"/>
          <w:szCs w:val="28"/>
          <w:lang w:val="en-US"/>
        </w:rPr>
        <w:t>𝟏</w:t>
      </w:r>
      <w:r w:rsidRPr="007A7104">
        <w:rPr>
          <w:position w:val="12"/>
          <w:sz w:val="28"/>
          <w:szCs w:val="28"/>
          <w:lang w:val="en-US"/>
        </w:rPr>
        <w:t>,</w:t>
      </w:r>
      <w:r w:rsidRPr="007A7104">
        <w:rPr>
          <w:rFonts w:ascii="Cambria Math" w:hAnsi="Cambria Math" w:cs="Cambria Math"/>
          <w:position w:val="12"/>
          <w:sz w:val="28"/>
          <w:szCs w:val="28"/>
          <w:lang w:val="en-US"/>
        </w:rPr>
        <w:t>𝟐</w:t>
      </w:r>
    </w:p>
    <w:p w:rsidR="005D7960" w:rsidRPr="005D7960" w:rsidP="005D7960" w14:paraId="104BD62F" w14:textId="68E34588">
      <w:pPr>
        <w:pStyle w:val="NormalWeb"/>
        <w:jc w:val="center"/>
        <w:rPr>
          <w:sz w:val="28"/>
          <w:szCs w:val="28"/>
        </w:rPr>
      </w:pPr>
      <w:r w:rsidRPr="007A7104">
        <w:rPr>
          <w:b/>
          <w:bCs/>
          <w:i/>
          <w:iCs/>
          <w:sz w:val="28"/>
          <w:szCs w:val="28"/>
          <w:lang w:val="en-US"/>
        </w:rPr>
        <w:t>Department of Physics and Astronomy, University of Kansas, Lawrence, KS</w:t>
      </w:r>
      <w:r w:rsidRPr="007A7104">
        <w:rPr>
          <w:sz w:val="28"/>
          <w:szCs w:val="28"/>
          <w:lang w:val="en-US"/>
        </w:rPr>
        <w:t xml:space="preserve">, </w:t>
      </w:r>
      <w:r w:rsidRPr="007A7104">
        <w:rPr>
          <w:b/>
          <w:bCs/>
          <w:i/>
          <w:iCs/>
          <w:sz w:val="28"/>
          <w:szCs w:val="28"/>
          <w:lang w:val="en-US"/>
        </w:rPr>
        <w:t>66045, US</w:t>
      </w:r>
      <w:r w:rsidRPr="007A7104">
        <w:rPr>
          <w:rFonts w:ascii="Cambria Math" w:hAnsi="Cambria Math" w:cs="Cambria Math"/>
          <w:sz w:val="28"/>
          <w:szCs w:val="28"/>
          <w:lang w:val="en-US"/>
        </w:rPr>
        <w:t>𝑨</w:t>
      </w:r>
      <w:r w:rsidRPr="007A7104">
        <w:rPr>
          <w:rFonts w:ascii="Cambria Math" w:hAnsi="Cambria Math" w:cs="Cambria Math"/>
          <w:position w:val="10"/>
          <w:sz w:val="28"/>
          <w:szCs w:val="28"/>
          <w:lang w:val="en-US"/>
        </w:rPr>
        <w:t>𝟏</w:t>
      </w:r>
      <w:r w:rsidRPr="007A7104">
        <w:rPr>
          <w:position w:val="10"/>
          <w:sz w:val="28"/>
          <w:szCs w:val="28"/>
          <w:lang w:val="en-US"/>
        </w:rPr>
        <w:br/>
      </w:r>
      <w:r w:rsidRPr="007A7104">
        <w:rPr>
          <w:b/>
          <w:bCs/>
          <w:i/>
          <w:iCs/>
          <w:sz w:val="28"/>
          <w:szCs w:val="28"/>
          <w:lang w:val="en-US"/>
        </w:rPr>
        <w:t>University of Kansas, School of Medicine, Kansas City, KS 66160, US</w:t>
      </w:r>
      <w:r w:rsidRPr="007A7104">
        <w:rPr>
          <w:rFonts w:ascii="Cambria Math" w:hAnsi="Cambria Math" w:cs="Cambria Math"/>
          <w:sz w:val="28"/>
          <w:szCs w:val="28"/>
          <w:lang w:val="en-US"/>
        </w:rPr>
        <w:t>𝑨</w:t>
      </w:r>
      <w:r w:rsidRPr="007A7104">
        <w:rPr>
          <w:rFonts w:ascii="Cambria Math" w:hAnsi="Cambria Math" w:cs="Cambria Math"/>
          <w:position w:val="10"/>
          <w:sz w:val="28"/>
          <w:szCs w:val="28"/>
          <w:lang w:val="en-US"/>
        </w:rPr>
        <w:t>𝟐</w:t>
      </w:r>
    </w:p>
    <w:p w:rsidR="00AB1E31" w:rsidP="00344F7B" w14:paraId="6EF748A9" w14:textId="5A6BE7F7">
      <w:pPr>
        <w:spacing w:before="100" w:beforeAutospacing="1" w:after="100" w:afterAutospacing="1"/>
        <w:jc w:val="both"/>
        <w:rPr>
          <w:rFonts w:ascii="Times New Roman" w:hAnsi="Times New Roman" w:cs="Times New Roman"/>
          <w:sz w:val="28"/>
          <w:szCs w:val="28"/>
        </w:rPr>
      </w:pPr>
      <w:r w:rsidRPr="00344F7B">
        <w:rPr>
          <w:rFonts w:ascii="Times New Roman" w:eastAsia="Times New Roman" w:hAnsi="Times New Roman" w:cs="Times New Roman"/>
          <w:b/>
          <w:bCs/>
          <w:kern w:val="0"/>
          <w:sz w:val="28"/>
          <w:szCs w:val="28"/>
          <w:lang w:val="en-US"/>
          <w14:ligatures w14:val="none"/>
        </w:rPr>
        <w:t>Abstract</w:t>
      </w:r>
      <w:r w:rsidRPr="00344F7B">
        <w:rPr>
          <w:rFonts w:ascii="Times New Roman" w:eastAsia="Times New Roman" w:hAnsi="Times New Roman" w:cs="Times New Roman"/>
          <w:kern w:val="0"/>
          <w:sz w:val="28"/>
          <w:szCs w:val="28"/>
          <w:lang w:val="en-US"/>
          <w14:ligatures w14:val="none"/>
        </w:rPr>
        <w:t xml:space="preserve">: </w:t>
      </w:r>
      <w:r w:rsidRPr="00AB1E31">
        <w:rPr>
          <w:rFonts w:ascii="Times New Roman" w:hAnsi="Times New Roman" w:cs="Times New Roman"/>
          <w:sz w:val="28"/>
          <w:szCs w:val="28"/>
          <w:lang w:val="en-US"/>
        </w:rPr>
        <w:t xml:space="preserve">This study </w:t>
      </w:r>
      <w:del w:id="1" w:author="Curie" w:date="2024-07-29T18:29:06Z">
        <w:r w:rsidRPr="00AB1E31">
          <w:rPr>
            <w:rFonts w:ascii="Times New Roman" w:hAnsi="Times New Roman" w:cs="Times New Roman"/>
            <w:sz w:val="28"/>
            <w:szCs w:val="28"/>
            <w:lang w:val="en-US"/>
          </w:rPr>
          <w:delText>evaluates</w:delText>
        </w:r>
      </w:del>
      <w:ins w:id="2" w:author="Curie" w:date="2024-07-29T18:29:06Z">
        <w:r>
          <w:rPr>
            <w:rFonts w:ascii="Times New Roman" w:eastAsia="Aptos" w:hAnsi="Times New Roman" w:cs="Times New Roman"/>
            <w:sz w:val="28"/>
            <w:szCs w:val="28"/>
            <w:lang w:val="en-US"/>
          </w:rPr>
          <w:t>evaluated</w:t>
        </w:r>
      </w:ins>
      <w:r w:rsidRPr="00AB1E31">
        <w:rPr>
          <w:rFonts w:ascii="Times New Roman" w:hAnsi="Times New Roman" w:cs="Times New Roman"/>
          <w:sz w:val="28"/>
          <w:szCs w:val="28"/>
          <w:lang w:val="en-US"/>
        </w:rPr>
        <w:t xml:space="preserve"> the accuracy of dosimetry materials for measuring linear energy transfer (LET) in proton therapy. High-</w:t>
      </w:r>
      <m:oMath>
        <m:sSub>
          <m:sSubPr>
            <m:ctrlPr>
              <w:rPr>
                <w:rFonts w:ascii="Cambria Math" w:hAnsi="Cambria Math" w:cs="Times New Roman"/>
                <w:i/>
                <w:sz w:val="28"/>
                <w:szCs w:val="28"/>
              </w:rPr>
            </m:ctrlPr>
          </m:sSubPr>
          <m:e>
            <m:r>
              <w:rPr>
                <w:rFonts w:ascii="Cambria Math" w:hAnsi="Cambria Math" w:cs="Times New Roman"/>
                <w:sz w:val="28"/>
                <w:szCs w:val="28"/>
                <w:lang w:val="en-US"/>
              </w:rPr>
              <m:t>Z</m:t>
            </m:r>
          </m:e>
          <m:sub>
            <m:r>
              <w:rPr>
                <w:rFonts w:ascii="Cambria Math" w:hAnsi="Cambria Math" w:cs="Times New Roman"/>
                <w:sz w:val="28"/>
                <w:szCs w:val="28"/>
                <w:lang w:val="en-US"/>
              </w:rPr>
              <m:t>eff</m:t>
            </m:r>
          </m:sub>
        </m:sSub>
      </m:oMath>
      <w:r w:rsidRPr="00AB1E31">
        <w:rPr>
          <w:rFonts w:ascii="Times New Roman" w:hAnsi="Times New Roman" w:cs="Times New Roman"/>
          <w:sz w:val="28"/>
          <w:szCs w:val="28"/>
          <w:lang w:val="en-US"/>
        </w:rPr>
        <w:t xml:space="preserve"> materials (BaFBr) and low-</w:t>
      </w:r>
      <m:oMath>
        <m:sSub>
          <m:sSubPr>
            <m:ctrlPr>
              <w:rPr>
                <w:rFonts w:ascii="Cambria Math" w:hAnsi="Cambria Math" w:cs="Times New Roman"/>
                <w:i/>
                <w:sz w:val="28"/>
                <w:szCs w:val="28"/>
              </w:rPr>
            </m:ctrlPr>
          </m:sSubPr>
          <m:e>
            <m:r>
              <w:rPr>
                <w:rFonts w:ascii="Cambria Math" w:hAnsi="Cambria Math" w:cs="Times New Roman"/>
                <w:sz w:val="28"/>
                <w:szCs w:val="28"/>
                <w:lang w:val="en-US"/>
              </w:rPr>
              <m:t>Z</m:t>
            </m:r>
          </m:e>
          <m:sub>
            <m:r>
              <w:rPr>
                <w:rFonts w:ascii="Cambria Math" w:hAnsi="Cambria Math" w:cs="Times New Roman"/>
                <w:sz w:val="28"/>
                <w:szCs w:val="28"/>
                <w:lang w:val="en-US"/>
              </w:rPr>
              <m:t>eff</m:t>
            </m:r>
          </m:sub>
        </m:sSub>
        <m:r>
          <w:rPr>
            <w:rFonts w:ascii="Cambria Math" w:hAnsi="Cambria Math" w:cs="Times New Roman"/>
            <w:sz w:val="28"/>
            <w:szCs w:val="28"/>
            <w:lang w:val="en-US"/>
          </w:rPr>
          <m:t xml:space="preserve"> </m:t>
        </m:r>
      </m:oMath>
      <w:r w:rsidRPr="00AB1E31">
        <w:rPr>
          <w:rFonts w:ascii="Times New Roman" w:hAnsi="Times New Roman" w:cs="Times New Roman"/>
          <w:sz w:val="28"/>
          <w:szCs w:val="28"/>
          <w:lang w:val="en-US"/>
        </w:rPr>
        <w:t xml:space="preserve">materials (Al2O3, water) were assessed </w:t>
      </w:r>
      <w:del w:id="3" w:author="Curie" w:date="2024-07-29T18:29:06Z">
        <w:r w:rsidRPr="00AB1E31">
          <w:rPr>
            <w:rFonts w:ascii="Times New Roman" w:hAnsi="Times New Roman" w:cs="Times New Roman"/>
            <w:sz w:val="28"/>
            <w:szCs w:val="28"/>
            <w:lang w:val="en-US"/>
          </w:rPr>
          <w:delText>using Bethe-Bloch</w:delText>
        </w:r>
      </w:del>
      <w:ins w:id="4" w:author="Curie" w:date="2024-07-29T18:29:06Z">
        <w:r>
          <w:rPr>
            <w:rFonts w:ascii="Times New Roman" w:eastAsia="Aptos" w:hAnsi="Times New Roman" w:cs="Times New Roman"/>
            <w:sz w:val="28"/>
            <w:szCs w:val="28"/>
            <w:lang w:val="en-US"/>
          </w:rPr>
          <w:t>via Bethe–Bloch</w:t>
        </w:r>
      </w:ins>
      <w:r w:rsidRPr="00AB1E31">
        <w:rPr>
          <w:rFonts w:ascii="Times New Roman" w:hAnsi="Times New Roman" w:cs="Times New Roman"/>
          <w:sz w:val="28"/>
          <w:szCs w:val="28"/>
          <w:lang w:val="en-US"/>
        </w:rPr>
        <w:t xml:space="preserve"> theory and semiempirical models. Stopping power ratios were calculated for proton energies from 0.01 to 10,000 MeV. At 10 MeV, the water-to-air ratio was approximately 1.05, </w:t>
      </w:r>
      <w:del w:id="5" w:author="Curie" w:date="2024-07-29T18:29:06Z">
        <w:r w:rsidRPr="00AB1E31">
          <w:rPr>
            <w:rFonts w:ascii="Times New Roman" w:hAnsi="Times New Roman" w:cs="Times New Roman"/>
            <w:sz w:val="28"/>
            <w:szCs w:val="28"/>
            <w:lang w:val="en-US"/>
          </w:rPr>
          <w:delText>while</w:delText>
        </w:r>
      </w:del>
      <w:ins w:id="6" w:author="Curie" w:date="2024-07-29T18:29:06Z">
        <w:r>
          <w:rPr>
            <w:rFonts w:ascii="Times New Roman" w:eastAsia="Aptos" w:hAnsi="Times New Roman" w:cs="Times New Roman"/>
            <w:sz w:val="28"/>
            <w:szCs w:val="28"/>
            <w:lang w:val="en-US"/>
          </w:rPr>
          <w:t>whereas</w:t>
        </w:r>
      </w:ins>
      <w:r w:rsidRPr="00AB1E31">
        <w:rPr>
          <w:rFonts w:ascii="Times New Roman" w:hAnsi="Times New Roman" w:cs="Times New Roman"/>
          <w:sz w:val="28"/>
          <w:szCs w:val="28"/>
          <w:lang w:val="en-US"/>
        </w:rPr>
        <w:t xml:space="preserve"> at 1 MeV, the water-to-Al2O3 ratio was approximately 1.12, and the BaFBr-to-water ratio was approximately 0.95. </w:t>
      </w:r>
      <w:del w:id="7" w:author="Curie" w:date="2024-07-29T18:29:06Z">
        <w:r w:rsidRPr="00AB1E31">
          <w:rPr>
            <w:rFonts w:ascii="Times New Roman" w:hAnsi="Times New Roman" w:cs="Times New Roman"/>
            <w:sz w:val="28"/>
            <w:szCs w:val="28"/>
            <w:lang w:val="en-US"/>
          </w:rPr>
          <w:delText>Comparing</w:delText>
        </w:r>
      </w:del>
      <w:ins w:id="8" w:author="Curie" w:date="2024-07-29T18:29:06Z">
        <w:r>
          <w:rPr>
            <w:rFonts w:ascii="Times New Roman" w:eastAsia="Aptos" w:hAnsi="Times New Roman" w:cs="Times New Roman"/>
            <w:sz w:val="28"/>
            <w:szCs w:val="28"/>
            <w:lang w:val="en-US"/>
          </w:rPr>
          <w:t>Compared</w:t>
        </w:r>
      </w:ins>
      <w:r w:rsidRPr="00AB1E31">
        <w:rPr>
          <w:rFonts w:ascii="Times New Roman" w:hAnsi="Times New Roman" w:cs="Times New Roman"/>
          <w:sz w:val="28"/>
          <w:szCs w:val="28"/>
          <w:lang w:val="en-US"/>
        </w:rPr>
        <w:t xml:space="preserve"> with </w:t>
      </w:r>
      <w:ins w:id="9" w:author="Curie" w:date="2024-07-29T18:29:06Z">
        <w:r>
          <w:rPr>
            <w:rFonts w:ascii="Times New Roman" w:eastAsia="Aptos" w:hAnsi="Times New Roman" w:cs="Times New Roman"/>
            <w:sz w:val="28"/>
            <w:szCs w:val="28"/>
            <w:lang w:val="en-US"/>
          </w:rPr>
          <w:t xml:space="preserve">the </w:t>
        </w:r>
      </w:ins>
      <w:r w:rsidRPr="00AB1E31">
        <w:rPr>
          <w:rFonts w:ascii="Times New Roman" w:hAnsi="Times New Roman" w:cs="Times New Roman"/>
          <w:sz w:val="28"/>
          <w:szCs w:val="28"/>
          <w:lang w:val="en-US"/>
        </w:rPr>
        <w:t xml:space="preserve">SRIM and PSTAR data, </w:t>
      </w:r>
      <w:ins w:id="10" w:author="Curie" w:date="2024-07-29T18:29:06Z">
        <w:r>
          <w:rPr>
            <w:rFonts w:ascii="Times New Roman" w:eastAsia="Aptos" w:hAnsi="Times New Roman" w:cs="Times New Roman"/>
            <w:sz w:val="28"/>
            <w:szCs w:val="28"/>
            <w:lang w:val="en-US"/>
          </w:rPr>
          <w:t xml:space="preserve">the </w:t>
        </w:r>
      </w:ins>
      <w:r w:rsidRPr="00AB1E31">
        <w:rPr>
          <w:rFonts w:ascii="Times New Roman" w:hAnsi="Times New Roman" w:cs="Times New Roman"/>
          <w:sz w:val="28"/>
          <w:szCs w:val="28"/>
          <w:lang w:val="en-US"/>
        </w:rPr>
        <w:t xml:space="preserve">results confirmed accurate LET measurements and validated theoretical models for high-energy protons and </w:t>
      </w:r>
      <w:del w:id="11" w:author="Curie" w:date="2024-07-29T18:29:06Z">
        <w:r w:rsidRPr="00AB1E31">
          <w:rPr>
            <w:rFonts w:ascii="Times New Roman" w:hAnsi="Times New Roman" w:cs="Times New Roman"/>
            <w:sz w:val="28"/>
            <w:szCs w:val="28"/>
            <w:lang w:val="en-US"/>
          </w:rPr>
          <w:delText>validating</w:delText>
        </w:r>
      </w:del>
      <w:ins w:id="12" w:author="Curie" w:date="2024-07-29T18:29:06Z">
        <w:r>
          <w:rPr>
            <w:rFonts w:ascii="Times New Roman" w:eastAsia="Aptos" w:hAnsi="Times New Roman" w:cs="Times New Roman"/>
            <w:sz w:val="28"/>
            <w:szCs w:val="28"/>
            <w:lang w:val="en-US"/>
          </w:rPr>
          <w:t>validated</w:t>
        </w:r>
      </w:ins>
      <w:r w:rsidRPr="00AB1E31">
        <w:rPr>
          <w:rFonts w:ascii="Times New Roman" w:hAnsi="Times New Roman" w:cs="Times New Roman"/>
          <w:sz w:val="28"/>
          <w:szCs w:val="28"/>
          <w:lang w:val="en-US"/>
        </w:rPr>
        <w:t xml:space="preserve"> their use in dosimetry applications, enhancing precision in radiation therapy.</w:t>
      </w:r>
    </w:p>
    <w:p w:rsidR="00156F42" w:rsidRPr="00344F7B" w:rsidP="00156F42" w14:paraId="06D3111F" w14:textId="5D0539A9">
      <w:pPr>
        <w:jc w:val="both"/>
        <w:rPr>
          <w:rFonts w:ascii="Times New Roman" w:hAnsi="Times New Roman" w:cs="Times New Roman"/>
          <w:sz w:val="28"/>
          <w:szCs w:val="28"/>
        </w:rPr>
      </w:pPr>
      <w:r w:rsidRPr="007A7104">
        <w:rPr>
          <w:rFonts w:ascii="Times New Roman" w:hAnsi="Times New Roman" w:cs="Times New Roman"/>
          <w:b/>
          <w:bCs/>
          <w:sz w:val="28"/>
          <w:szCs w:val="28"/>
          <w:lang w:val="en-US"/>
        </w:rPr>
        <w:t>Keywords</w:t>
      </w:r>
      <w:r w:rsidRPr="007A7104">
        <w:rPr>
          <w:rFonts w:ascii="Times New Roman" w:hAnsi="Times New Roman" w:cs="Times New Roman"/>
          <w:sz w:val="28"/>
          <w:szCs w:val="28"/>
          <w:lang w:val="en-US"/>
        </w:rPr>
        <w:t xml:space="preserve">: Linear Energy Transfer, Dosimetry, </w:t>
      </w:r>
      <w:del w:id="13" w:author="Curie" w:date="2024-07-29T18:29:06Z">
        <w:r w:rsidRPr="007A7104">
          <w:rPr>
            <w:rFonts w:ascii="Times New Roman" w:hAnsi="Times New Roman" w:cs="Times New Roman"/>
            <w:sz w:val="28"/>
            <w:szCs w:val="28"/>
            <w:lang w:val="en-US"/>
          </w:rPr>
          <w:delText>Bethe-Bloch</w:delText>
        </w:r>
      </w:del>
      <w:ins w:id="14" w:author="Curie" w:date="2024-07-29T18:29:06Z">
        <w:r>
          <w:rPr>
            <w:rFonts w:ascii="Times New Roman" w:eastAsia="Aptos" w:hAnsi="Times New Roman" w:cs="Times New Roman"/>
            <w:sz w:val="28"/>
            <w:szCs w:val="28"/>
            <w:lang w:val="en-US"/>
          </w:rPr>
          <w:t>Bethe‒Bloch</w:t>
        </w:r>
      </w:ins>
      <w:r w:rsidRPr="007A7104">
        <w:rPr>
          <w:rFonts w:ascii="Times New Roman" w:hAnsi="Times New Roman" w:cs="Times New Roman"/>
          <w:sz w:val="28"/>
          <w:szCs w:val="28"/>
          <w:lang w:val="en-US"/>
        </w:rPr>
        <w:t xml:space="preserve"> Theory, Proton Therapy, Stopping Power, PSTAR</w:t>
      </w:r>
    </w:p>
    <w:p w:rsidR="00344F7B" w:rsidRPr="00344F7B" w:rsidP="00344F7B" w14:paraId="05E0BD81" w14:textId="07D86334">
      <w:p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b/>
          <w:bCs/>
          <w:kern w:val="0"/>
          <w:sz w:val="28"/>
          <w:szCs w:val="28"/>
          <w:lang w:val="en-US"/>
          <w14:ligatures w14:val="none"/>
        </w:rPr>
        <w:t>Introduction</w:t>
      </w:r>
    </w:p>
    <w:p w:rsidR="00344F7B" w:rsidRPr="00344F7B" w:rsidP="00344F7B" w14:paraId="2DEEF006" w14:textId="31E0064D">
      <w:p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kern w:val="0"/>
          <w:sz w:val="28"/>
          <w:szCs w:val="28"/>
          <w:lang w:val="en-US"/>
          <w14:ligatures w14:val="none"/>
        </w:rPr>
        <w:t>In the field of medical physics, precise dosimetry is essential for the effective application of proton therapy. Dosimeters that measure linear energy transfer (LET) accurately are critical for ensuring that the correct dosage is administered to patients. This study focuses on evaluating the accuracy of dosimeters made from materials with different effective atomic numbers (</w:t>
      </w:r>
      <m:oMath>
        <m:sSub>
          <m:sSubPr>
            <m:ctrlPr>
              <w:rPr>
                <w:rFonts w:ascii="Cambria Math" w:hAnsi="Cambria Math" w:cs="Times New Roman"/>
                <w:i/>
                <w:sz w:val="28"/>
                <w:szCs w:val="28"/>
              </w:rPr>
            </m:ctrlPr>
          </m:sSubPr>
          <m:e>
            <m:r>
              <w:rPr>
                <w:rFonts w:ascii="Cambria Math" w:hAnsi="Cambria Math" w:cs="Times New Roman"/>
                <w:sz w:val="28"/>
                <w:szCs w:val="28"/>
                <w:lang w:val="en-US"/>
              </w:rPr>
              <m:t>Z</m:t>
            </m:r>
          </m:e>
          <m:sub>
            <m:r>
              <w:rPr>
                <w:rFonts w:ascii="Cambria Math" w:hAnsi="Cambria Math" w:cs="Times New Roman"/>
                <w:sz w:val="28"/>
                <w:szCs w:val="28"/>
                <w:lang w:val="en-US"/>
              </w:rPr>
              <m:t>eff</m:t>
            </m:r>
          </m:sub>
        </m:sSub>
      </m:oMath>
      <w:r w:rsidRPr="00344F7B">
        <w:rPr>
          <w:rFonts w:ascii="Times New Roman" w:eastAsia="Times New Roman" w:hAnsi="Times New Roman" w:cs="Times New Roman"/>
          <w:kern w:val="0"/>
          <w:sz w:val="28"/>
          <w:szCs w:val="28"/>
          <w:lang w:val="en-US"/>
          <w14:ligatures w14:val="none"/>
        </w:rPr>
        <w:t>) and uses theoretical and experimental data to assess their performance.</w:t>
      </w:r>
    </w:p>
    <w:p w:rsidR="00344F7B" w:rsidRPr="00344F7B" w:rsidP="00344F7B" w14:paraId="427AEF58" w14:textId="77777777">
      <w:p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kern w:val="0"/>
          <w:sz w:val="28"/>
          <w:szCs w:val="28"/>
          <w:lang w:val="en-US"/>
          <w14:ligatures w14:val="none"/>
        </w:rPr>
        <w:t>In recent years, interest in both theoretical and experimental studies of the stopping power and particle range of various materials has increased. Charged particles, such as protons, lose energy through continuous collisions when they interact with matter. The stopping power, which is a measure of this energy loss, depends on the particle's type and energy, as well as the characteristics of the material it traverses. The material's stopping power is related to the ionization density along the path of the particle since creating an ion pair requires a specific amount of energy. The stopping power characterizes the material, whereas the energy loss per unit path length is related to the particle's interactions.</w:t>
      </w:r>
    </w:p>
    <w:p w:rsidR="00344F7B" w:rsidRPr="00344F7B" w:rsidP="00344F7B" w14:paraId="013CE2A8" w14:textId="77777777">
      <w:p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kern w:val="0"/>
          <w:sz w:val="28"/>
          <w:szCs w:val="28"/>
          <w:lang w:val="en-US"/>
          <w14:ligatures w14:val="none"/>
        </w:rPr>
        <w:t>Several key studies have addressed the stopping power of materials and its implications for radiation dosimetry:</w:t>
      </w:r>
    </w:p>
    <w:p w:rsidR="00344F7B" w:rsidRPr="00344F7B" w:rsidP="00344F7B" w14:paraId="17CFF8C9" w14:textId="0EADF791">
      <w:pPr>
        <w:numPr>
          <w:ilvl w:val="0"/>
          <w:numId w:val="1"/>
        </w:num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kern w:val="0"/>
          <w:sz w:val="28"/>
          <w:szCs w:val="28"/>
          <w:lang w:val="en-US"/>
          <w14:ligatures w14:val="none"/>
        </w:rPr>
        <w:t xml:space="preserve">Ziegler, J. F. (1999) [1] presented detailed analyses of the stopping power of energetic light ions (such as protons and helium ions) in elemental matter, providing crucial insights into </w:t>
      </w:r>
      <w:del w:id="15" w:author="Curie" w:date="2024-07-29T18:29:06Z">
        <w:r w:rsidRPr="00344F7B">
          <w:rPr>
            <w:rFonts w:ascii="Times New Roman" w:eastAsia="Times New Roman" w:hAnsi="Times New Roman" w:cs="Times New Roman"/>
            <w:kern w:val="0"/>
            <w:sz w:val="28"/>
            <w:szCs w:val="28"/>
            <w:lang w:val="en-US"/>
            <w14:ligatures w14:val="none"/>
          </w:rPr>
          <w:delText>ion-matter</w:delText>
        </w:r>
      </w:del>
      <w:ins w:id="16" w:author="Curie" w:date="2024-07-29T18:29:06Z">
        <w:r>
          <w:rPr>
            <w:rFonts w:ascii="Times New Roman" w:eastAsia="Times New Roman" w:hAnsi="Times New Roman" w:cs="Times New Roman"/>
            <w:kern w:val="0"/>
            <w:sz w:val="28"/>
            <w:szCs w:val="28"/>
            <w:lang w:val="en-US"/>
          </w:rPr>
          <w:t>ion‒matter</w:t>
        </w:r>
      </w:ins>
      <w:r w:rsidRPr="00344F7B">
        <w:rPr>
          <w:rFonts w:ascii="Times New Roman" w:eastAsia="Times New Roman" w:hAnsi="Times New Roman" w:cs="Times New Roman"/>
          <w:kern w:val="0"/>
          <w:sz w:val="28"/>
          <w:szCs w:val="28"/>
          <w:lang w:val="en-US"/>
          <w14:ligatures w14:val="none"/>
        </w:rPr>
        <w:t xml:space="preserve"> interactions and serving as a foundational reference for accurate calculations of </w:t>
      </w:r>
      <w:ins w:id="17" w:author="Curie" w:date="2024-07-29T18:29:06Z">
        <w:r>
          <w:rPr>
            <w:rFonts w:ascii="Times New Roman" w:eastAsia="Times New Roman" w:hAnsi="Times New Roman" w:cs="Times New Roman"/>
            <w:kern w:val="0"/>
            <w:sz w:val="28"/>
            <w:szCs w:val="28"/>
            <w:lang w:val="en-US"/>
          </w:rPr>
          <w:t xml:space="preserve">the </w:t>
        </w:r>
      </w:ins>
      <w:r w:rsidRPr="00344F7B">
        <w:rPr>
          <w:rFonts w:ascii="Times New Roman" w:eastAsia="Times New Roman" w:hAnsi="Times New Roman" w:cs="Times New Roman"/>
          <w:kern w:val="0"/>
          <w:sz w:val="28"/>
          <w:szCs w:val="28"/>
          <w:lang w:val="en-US"/>
          <w14:ligatures w14:val="none"/>
        </w:rPr>
        <w:t>stopping power in radiation physics and dosimetry.</w:t>
      </w:r>
    </w:p>
    <w:p w:rsidR="00344F7B" w:rsidRPr="00344F7B" w:rsidP="00344F7B" w14:paraId="208801E0" w14:textId="42FF2029">
      <w:pPr>
        <w:numPr>
          <w:ilvl w:val="0"/>
          <w:numId w:val="1"/>
        </w:num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kern w:val="0"/>
          <w:sz w:val="28"/>
          <w:szCs w:val="28"/>
          <w:lang w:val="en-US"/>
          <w14:ligatures w14:val="none"/>
        </w:rPr>
        <w:t>Bethe, H. A. (1930) [2] described the energy loss of charged particles as they travel through matter, incorporating corrections for density and shell effects to improve accuracy at high energies.</w:t>
      </w:r>
    </w:p>
    <w:p w:rsidR="00344F7B" w:rsidRPr="00344F7B" w:rsidP="00344F7B" w14:paraId="1CBCBEF6" w14:textId="17A5049E">
      <w:pPr>
        <w:numPr>
          <w:ilvl w:val="0"/>
          <w:numId w:val="1"/>
        </w:num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kern w:val="0"/>
          <w:sz w:val="28"/>
          <w:szCs w:val="28"/>
          <w:lang w:val="en-US"/>
          <w14:ligatures w14:val="none"/>
        </w:rPr>
        <w:t>The International Commission on Radiation Units and Measurements (ICRU, 1984) [3] has published comprehensive reports on stopping power, offering standardized data that are widely used in dosimetry calculations.</w:t>
      </w:r>
    </w:p>
    <w:p w:rsidR="00344F7B" w:rsidRPr="00344F7B" w:rsidP="00344F7B" w14:paraId="0FF6B7A1" w14:textId="50819E5C">
      <w:pPr>
        <w:numPr>
          <w:ilvl w:val="0"/>
          <w:numId w:val="1"/>
        </w:num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kern w:val="0"/>
          <w:sz w:val="28"/>
          <w:szCs w:val="28"/>
          <w:lang w:val="en-US"/>
          <w14:ligatures w14:val="none"/>
        </w:rPr>
        <w:t xml:space="preserve">Recent experimental studies (Inaniwa T, </w:t>
      </w:r>
      <w:r w:rsidRPr="00344F7B">
        <w:rPr>
          <w:rFonts w:ascii="Times New Roman" w:eastAsia="Times New Roman" w:hAnsi="Times New Roman" w:cs="Times New Roman"/>
          <w:kern w:val="0"/>
          <w:sz w:val="28"/>
          <w:szCs w:val="28"/>
          <w:lang w:val="en-US"/>
          <w14:ligatures w14:val="none"/>
        </w:rPr>
        <w:t>et al</w:t>
      </w:r>
      <w:ins w:id="18" w:author="Curie" w:date="2024-07-29T18:29:06Z">
        <w:r>
          <w:rPr>
            <w:rFonts w:ascii="Times New Roman" w:eastAsia="Times New Roman" w:hAnsi="Times New Roman" w:cs="Times New Roman"/>
            <w:kern w:val="0"/>
            <w:sz w:val="28"/>
            <w:szCs w:val="28"/>
            <w:lang w:val="en-US"/>
          </w:rPr>
          <w:t>.</w:t>
        </w:r>
      </w:ins>
      <w:r w:rsidRPr="00344F7B">
        <w:rPr>
          <w:rFonts w:ascii="Times New Roman" w:eastAsia="Times New Roman" w:hAnsi="Times New Roman" w:cs="Times New Roman"/>
          <w:kern w:val="0"/>
          <w:sz w:val="28"/>
          <w:szCs w:val="28"/>
          <w:lang w:val="en-US"/>
          <w14:ligatures w14:val="none"/>
        </w:rPr>
        <w:t xml:space="preserve"> 2023) [4] have provided updated stopping power ratios for body tissues, including effective energies and elemental I values, which are critical for accurate treatment planning in proton and ion beam therapy.</w:t>
      </w:r>
    </w:p>
    <w:p w:rsidR="00344F7B" w:rsidRPr="00344F7B" w:rsidP="00344F7B" w14:paraId="06EF4590" w14:textId="77777777">
      <w:p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kern w:val="0"/>
          <w:sz w:val="28"/>
          <w:szCs w:val="28"/>
          <w:lang w:val="en-US"/>
          <w14:ligatures w14:val="none"/>
        </w:rPr>
        <w:t>While these studies have greatly advanced the understanding of stopping power and its applications, they have not fully addressed the following gaps:</w:t>
      </w:r>
    </w:p>
    <w:p w:rsidR="00344F7B" w:rsidRPr="00344F7B" w:rsidP="00344F7B" w14:paraId="244C6BA2" w14:textId="086F2641">
      <w:pPr>
        <w:numPr>
          <w:ilvl w:val="0"/>
          <w:numId w:val="2"/>
        </w:num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kern w:val="0"/>
          <w:sz w:val="28"/>
          <w:szCs w:val="28"/>
          <w:lang w:val="en-US"/>
          <w14:ligatures w14:val="none"/>
        </w:rPr>
        <w:t xml:space="preserve">Material-specific </w:t>
      </w:r>
      <m:oMath>
        <m:sSub>
          <m:sSubPr>
            <m:ctrlPr>
              <w:rPr>
                <w:rFonts w:ascii="Cambria Math" w:hAnsi="Cambria Math" w:cs="Times New Roman"/>
                <w:i/>
                <w:sz w:val="28"/>
                <w:szCs w:val="28"/>
              </w:rPr>
            </m:ctrlPr>
          </m:sSubPr>
          <m:e>
            <m:r>
              <w:rPr>
                <w:rFonts w:ascii="Cambria Math" w:hAnsi="Cambria Math" w:cs="Times New Roman"/>
                <w:sz w:val="28"/>
                <w:szCs w:val="28"/>
                <w:lang w:val="en-US"/>
              </w:rPr>
              <m:t>Z</m:t>
            </m:r>
          </m:e>
          <m:sub>
            <m:r>
              <w:rPr>
                <w:rFonts w:ascii="Cambria Math" w:hAnsi="Cambria Math" w:cs="Times New Roman"/>
                <w:sz w:val="28"/>
                <w:szCs w:val="28"/>
                <w:lang w:val="en-US"/>
              </w:rPr>
              <m:t>eff</m:t>
            </m:r>
          </m:sub>
        </m:sSub>
        <m:r>
          <w:rPr>
            <w:rFonts w:ascii="Cambria Math" w:hAnsi="Cambria Math" w:cs="Times New Roman"/>
            <w:sz w:val="28"/>
            <w:szCs w:val="28"/>
            <w:lang w:val="en-US"/>
          </w:rPr>
          <m:t xml:space="preserve"> </m:t>
        </m:r>
      </m:oMath>
      <w:r w:rsidRPr="00344F7B">
        <w:rPr>
          <w:rFonts w:ascii="Times New Roman" w:eastAsia="Times New Roman" w:hAnsi="Times New Roman" w:cs="Times New Roman"/>
          <w:kern w:val="0"/>
          <w:sz w:val="28"/>
          <w:szCs w:val="28"/>
          <w:lang w:val="en-US"/>
          <w14:ligatures w14:val="none"/>
        </w:rPr>
        <w:t xml:space="preserve">effects: The impact of different </w:t>
      </w:r>
      <m:oMath>
        <m:sSub>
          <m:sSubPr>
            <m:ctrlPr>
              <w:rPr>
                <w:rFonts w:ascii="Cambria Math" w:hAnsi="Cambria Math" w:cs="Times New Roman"/>
                <w:i/>
                <w:sz w:val="28"/>
                <w:szCs w:val="28"/>
              </w:rPr>
            </m:ctrlPr>
          </m:sSubPr>
          <m:e>
            <m:r>
              <w:rPr>
                <w:rFonts w:ascii="Cambria Math" w:hAnsi="Cambria Math" w:cs="Times New Roman"/>
                <w:sz w:val="28"/>
                <w:szCs w:val="28"/>
                <w:lang w:val="en-US"/>
              </w:rPr>
              <m:t>Z</m:t>
            </m:r>
          </m:e>
          <m:sub>
            <m:r>
              <w:rPr>
                <w:rFonts w:ascii="Cambria Math" w:hAnsi="Cambria Math" w:cs="Times New Roman"/>
                <w:sz w:val="28"/>
                <w:szCs w:val="28"/>
                <w:lang w:val="en-US"/>
              </w:rPr>
              <m:t>eff</m:t>
            </m:r>
          </m:sub>
        </m:sSub>
        <m:r>
          <w:rPr>
            <w:rFonts w:ascii="Cambria Math" w:hAnsi="Cambria Math" w:cs="Times New Roman"/>
            <w:sz w:val="28"/>
            <w:szCs w:val="28"/>
            <w:lang w:val="en-US"/>
          </w:rPr>
          <m:t xml:space="preserve"> </m:t>
        </m:r>
      </m:oMath>
      <w:r w:rsidRPr="00344F7B">
        <w:rPr>
          <w:rFonts w:ascii="Times New Roman" w:eastAsia="Times New Roman" w:hAnsi="Times New Roman" w:cs="Times New Roman"/>
          <w:kern w:val="0"/>
          <w:sz w:val="28"/>
          <w:szCs w:val="28"/>
          <w:lang w:val="en-US"/>
          <w14:ligatures w14:val="none"/>
        </w:rPr>
        <w:t xml:space="preserve">values on dosimeter accuracy </w:t>
      </w:r>
      <w:del w:id="19" w:author="Curie" w:date="2024-07-29T18:29:06Z">
        <w:r w:rsidRPr="00344F7B">
          <w:rPr>
            <w:rFonts w:ascii="Times New Roman" w:eastAsia="Times New Roman" w:hAnsi="Times New Roman" w:cs="Times New Roman"/>
            <w:kern w:val="0"/>
            <w:sz w:val="28"/>
            <w:szCs w:val="28"/>
            <w:lang w:val="en-US"/>
            <w14:ligatures w14:val="none"/>
          </w:rPr>
          <w:delText>have</w:delText>
        </w:r>
      </w:del>
      <w:ins w:id="20" w:author="Curie" w:date="2024-07-29T18:29:06Z">
        <w:r>
          <w:rPr>
            <w:rFonts w:ascii="Times New Roman" w:eastAsia="Times New Roman" w:hAnsi="Times New Roman" w:cs="Times New Roman"/>
            <w:kern w:val="0"/>
            <w:sz w:val="28"/>
            <w:szCs w:val="28"/>
            <w:lang w:val="en-US"/>
          </w:rPr>
          <w:t>has</w:t>
        </w:r>
      </w:ins>
      <w:r w:rsidRPr="00344F7B">
        <w:rPr>
          <w:rFonts w:ascii="Times New Roman" w:eastAsia="Times New Roman" w:hAnsi="Times New Roman" w:cs="Times New Roman"/>
          <w:kern w:val="0"/>
          <w:sz w:val="28"/>
          <w:szCs w:val="28"/>
          <w:lang w:val="en-US"/>
          <w14:ligatures w14:val="none"/>
        </w:rPr>
        <w:t xml:space="preserve"> not been comprehensively evaluated across a wide range of materials.</w:t>
      </w:r>
    </w:p>
    <w:p w:rsidR="00344F7B" w:rsidRPr="00344F7B" w:rsidP="00344F7B" w14:paraId="22C9FE88" w14:textId="77777777">
      <w:pPr>
        <w:numPr>
          <w:ilvl w:val="0"/>
          <w:numId w:val="2"/>
        </w:num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kern w:val="0"/>
          <w:sz w:val="28"/>
          <w:szCs w:val="28"/>
          <w:lang w:val="en-US"/>
          <w14:ligatures w14:val="none"/>
        </w:rPr>
        <w:t>High Precision Dosimetry: The precision of LET measurements by dosimeters in a clinical setting, particularly for proton therapy, requires further validation.</w:t>
      </w:r>
    </w:p>
    <w:p w:rsidR="00344F7B" w:rsidRPr="00344F7B" w:rsidP="00344F7B" w14:paraId="3A366CFA" w14:textId="77777777">
      <w:pPr>
        <w:numPr>
          <w:ilvl w:val="0"/>
          <w:numId w:val="2"/>
        </w:num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kern w:val="0"/>
          <w:sz w:val="28"/>
          <w:szCs w:val="28"/>
          <w:lang w:val="en-US"/>
          <w14:ligatures w14:val="none"/>
        </w:rPr>
        <w:t>Integration of theoretical, simulation, and experimental data: A systematic comparison and integration of theoretical predictions with experimental and simulation data for a variety of materials are needed to improve dosimetry accuracy.</w:t>
      </w:r>
    </w:p>
    <w:p w:rsidR="00344F7B" w:rsidRPr="00344F7B" w:rsidP="00344F7B" w14:paraId="54FF928A" w14:textId="57A5CCC8">
      <w:p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kern w:val="0"/>
          <w:sz w:val="28"/>
          <w:szCs w:val="28"/>
          <w:lang w:val="en-US"/>
          <w14:ligatures w14:val="none"/>
        </w:rPr>
        <w:t>The International Atomic Energy Agency's (IAEA) (TRS-398) [5] most recent proton dosimetry protocol establishes a standard for proton dosimetry and addresses dosimetry for ions heavier than protons.</w:t>
      </w:r>
    </w:p>
    <w:p w:rsidR="00344F7B" w:rsidRPr="00344F7B" w:rsidP="00344F7B" w14:paraId="6BA5A6E0" w14:textId="489A045A">
      <w:p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kern w:val="0"/>
          <w:sz w:val="28"/>
          <w:szCs w:val="28"/>
          <w:lang w:val="en-US"/>
          <w14:ligatures w14:val="none"/>
        </w:rPr>
        <w:t>Linear energy transfer (LET) is crucial for assessing biological efficacy and radiation quality and is tied to both unconstrained and restricted electronic stopping powers. An accurate understanding of energy loss mechanisms and rates in diverse materials is essential for determining the impact of radiation on biological systems and improving therapeutic regimens. For high energies (above 1 MeV for protons and 10 keV for electrons), Bethe's stopping-power theory is recommended for determining the collision stopping power. This theory relies on the mean excitation energy, which is difficult to estimate theoretically for complex materials and requires experimental input. At energies below 100 keV/nucleon, Bethe theory is less effective, making experimental data the main source, although it is often insufficient or inconsistent. Empirical fitting formulas such as Andersen-Barka’s and Ziegler's shell corrections are used to extrapolate data. Experimental stopping power data are available for elemental targets in databases such as PSTAR [6] and SRIM (2008) [7] but not for complex materials.</w:t>
      </w:r>
    </w:p>
    <w:p w:rsidR="00344F7B" w:rsidRPr="00344F7B" w:rsidP="00344F7B" w14:paraId="4CFFCB0C" w14:textId="0DAE8632">
      <w:p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kern w:val="0"/>
          <w:sz w:val="28"/>
          <w:szCs w:val="28"/>
          <w:lang w:val="en-US"/>
          <w14:ligatures w14:val="none"/>
        </w:rPr>
        <w:t xml:space="preserve">Bragg's rule helps estimate the stopping power of compounds and mixtures via constituent element data, simplifying computations. Henkner </w:t>
      </w:r>
      <w:r w:rsidRPr="00344F7B">
        <w:rPr>
          <w:rFonts w:ascii="Times New Roman" w:eastAsia="Times New Roman" w:hAnsi="Times New Roman" w:cs="Times New Roman"/>
          <w:kern w:val="0"/>
          <w:sz w:val="28"/>
          <w:szCs w:val="28"/>
          <w:lang w:val="en-US"/>
          <w14:ligatures w14:val="none"/>
        </w:rPr>
        <w:t>et al</w:t>
      </w:r>
      <w:r w:rsidRPr="00344F7B">
        <w:rPr>
          <w:rFonts w:ascii="Times New Roman" w:eastAsia="Times New Roman" w:hAnsi="Times New Roman" w:cs="Times New Roman"/>
          <w:kern w:val="0"/>
          <w:sz w:val="28"/>
          <w:szCs w:val="28"/>
          <w:lang w:val="en-US"/>
          <w14:ligatures w14:val="none"/>
        </w:rPr>
        <w:t xml:space="preserve">. (2009) [8] utilized Monte Carlo simulations to investigate the </w:t>
      </w:r>
      <w:del w:id="21" w:author="Curie" w:date="2024-07-29T18:29:06Z">
        <w:r w:rsidRPr="00344F7B">
          <w:rPr>
            <w:rFonts w:ascii="Times New Roman" w:eastAsia="Times New Roman" w:hAnsi="Times New Roman" w:cs="Times New Roman"/>
            <w:kern w:val="0"/>
            <w:sz w:val="28"/>
            <w:szCs w:val="28"/>
            <w:lang w:val="en-US"/>
            <w14:ligatures w14:val="none"/>
          </w:rPr>
          <w:delText>water-air</w:delText>
        </w:r>
      </w:del>
      <w:ins w:id="22" w:author="Curie" w:date="2024-07-29T18:29:06Z">
        <w:r>
          <w:rPr>
            <w:rFonts w:ascii="Times New Roman" w:eastAsia="Times New Roman" w:hAnsi="Times New Roman" w:cs="Times New Roman"/>
            <w:kern w:val="0"/>
            <w:sz w:val="28"/>
            <w:szCs w:val="28"/>
            <w:lang w:val="en-US"/>
          </w:rPr>
          <w:t>water‒air</w:t>
        </w:r>
      </w:ins>
      <w:r w:rsidRPr="00344F7B">
        <w:rPr>
          <w:rFonts w:ascii="Times New Roman" w:eastAsia="Times New Roman" w:hAnsi="Times New Roman" w:cs="Times New Roman"/>
          <w:kern w:val="0"/>
          <w:sz w:val="28"/>
          <w:szCs w:val="28"/>
          <w:lang w:val="en-US"/>
          <w14:ligatures w14:val="none"/>
        </w:rPr>
        <w:t xml:space="preserve"> stopping power ratio specifically for carbon ion dosimetry. This research provides valuable insights into the accurate measurement and calculation of stopping power ratios, which are crucial for precise dosimetry in carbon ion therapy. These findings emphasize the importance of accurate stopping power data for effective treatment planning and dose calculation in radiotherapy.</w:t>
      </w:r>
    </w:p>
    <w:p w:rsidR="00344F7B" w:rsidRPr="00344F7B" w:rsidP="00344F7B" w14:paraId="0C1D65F4" w14:textId="388B1183">
      <w:p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kern w:val="0"/>
          <w:sz w:val="28"/>
          <w:szCs w:val="28"/>
          <w:lang w:val="en-US"/>
          <w14:ligatures w14:val="none"/>
        </w:rPr>
        <w:t xml:space="preserve">This study aims to fill these gaps by systematically evaluating the accuracy of dosimeters made from materials with different </w:t>
      </w:r>
      <m:oMath>
        <m:sSub>
          <m:sSubPr>
            <m:ctrlPr>
              <w:rPr>
                <w:rFonts w:ascii="Cambria Math" w:hAnsi="Cambria Math" w:cs="Times New Roman"/>
                <w:i/>
                <w:sz w:val="28"/>
                <w:szCs w:val="28"/>
              </w:rPr>
            </m:ctrlPr>
          </m:sSubPr>
          <m:e>
            <m:r>
              <w:rPr>
                <w:rFonts w:ascii="Cambria Math" w:hAnsi="Cambria Math" w:cs="Times New Roman"/>
                <w:sz w:val="28"/>
                <w:szCs w:val="28"/>
                <w:lang w:val="en-US"/>
              </w:rPr>
              <m:t>Z</m:t>
            </m:r>
          </m:e>
          <m:sub>
            <m:r>
              <w:rPr>
                <w:rFonts w:ascii="Cambria Math" w:hAnsi="Cambria Math" w:cs="Times New Roman"/>
                <w:sz w:val="28"/>
                <w:szCs w:val="28"/>
                <w:lang w:val="en-US"/>
              </w:rPr>
              <m:t>eff</m:t>
            </m:r>
          </m:sub>
        </m:sSub>
        <m:r>
          <w:rPr>
            <w:rFonts w:ascii="Cambria Math" w:hAnsi="Cambria Math" w:cs="Times New Roman"/>
            <w:sz w:val="28"/>
            <w:szCs w:val="28"/>
            <w:lang w:val="en-US"/>
          </w:rPr>
          <m:t xml:space="preserve"> </m:t>
        </m:r>
      </m:oMath>
      <w:ins w:id="23" w:author="Curie" w:date="2024-07-29T18:29:06Z">
        <w:r>
          <w:rPr>
            <w:rFonts w:ascii="Cambria Math" w:eastAsia="Aptos" w:hAnsi="Cambria Math" w:cs="Times New Roman"/>
            <w:sz w:val="28"/>
            <w:szCs w:val="28"/>
            <w:lang w:val="en-US"/>
          </w:rPr>
          <w:t xml:space="preserve"> </w:t>
        </w:r>
      </w:ins>
      <w:r w:rsidRPr="00344F7B">
        <w:rPr>
          <w:rFonts w:ascii="Times New Roman" w:eastAsia="Times New Roman" w:hAnsi="Times New Roman" w:cs="Times New Roman"/>
          <w:kern w:val="0"/>
          <w:sz w:val="28"/>
          <w:szCs w:val="28"/>
          <w:lang w:val="en-US"/>
          <w14:ligatures w14:val="none"/>
        </w:rPr>
        <w:t>values. Theoretical and experimental data will be integrated to assess their performance, with a particular focus on high-precision dosimetry in proton therapy. By addressing these gaps, this study seeks to increase the accuracy and reliability of LET measurements, thereby improving the efficacy of proton therapy dosimetry.</w:t>
      </w:r>
    </w:p>
    <w:p w:rsidR="00344F7B" w:rsidRPr="00344F7B" w:rsidP="00344F7B" w14:paraId="14999ADA" w14:textId="398EA528">
      <w:p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b/>
          <w:bCs/>
          <w:kern w:val="0"/>
          <w:sz w:val="28"/>
          <w:szCs w:val="28"/>
          <w:lang w:val="en-US"/>
          <w14:ligatures w14:val="none"/>
        </w:rPr>
        <w:t xml:space="preserve">Materials and </w:t>
      </w:r>
      <w:del w:id="24" w:author="Curie" w:date="2024-07-29T18:29:06Z">
        <w:r w:rsidRPr="00344F7B">
          <w:rPr>
            <w:rFonts w:ascii="Times New Roman" w:eastAsia="Times New Roman" w:hAnsi="Times New Roman" w:cs="Times New Roman"/>
            <w:b/>
            <w:bCs/>
            <w:kern w:val="0"/>
            <w:sz w:val="28"/>
            <w:szCs w:val="28"/>
            <w:lang w:val="en-US"/>
            <w14:ligatures w14:val="none"/>
          </w:rPr>
          <w:delText>Methods</w:delText>
        </w:r>
      </w:del>
      <w:del w:id="25" w:author="Curie" w:date="2024-07-29T18:29:06Z">
        <w:r w:rsidRPr="00344F7B">
          <w:rPr>
            <w:rFonts w:ascii="Times New Roman" w:eastAsia="Times New Roman" w:hAnsi="Times New Roman" w:cs="Times New Roman"/>
            <w:kern w:val="0"/>
            <w:sz w:val="28"/>
            <w:szCs w:val="28"/>
            <w:lang w:val="en-US"/>
            <w14:ligatures w14:val="none"/>
          </w:rPr>
          <w:delText xml:space="preserve"> </w:delText>
        </w:r>
      </w:del>
      <w:ins w:id="26" w:author="Curie" w:date="2024-07-29T18:29:06Z">
        <w:r>
          <w:rPr>
            <w:rFonts w:ascii="Times New Roman" w:eastAsia="Times New Roman" w:hAnsi="Times New Roman" w:cs="Times New Roman"/>
            <w:kern w:val="0"/>
            <w:sz w:val="28"/>
            <w:szCs w:val="28"/>
            <w:lang w:val="en-US"/>
          </w:rPr>
          <w:t>methods</w:t>
        </w:r>
      </w:ins>
    </w:p>
    <w:p w:rsidR="00344F7B" w:rsidRPr="00344F7B" w:rsidP="00344F7B" w14:paraId="5EDCE5E8" w14:textId="78C0B982">
      <w:p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kern w:val="0"/>
          <w:sz w:val="28"/>
          <w:szCs w:val="28"/>
          <w:lang w:val="en-US"/>
          <w14:ligatures w14:val="none"/>
        </w:rPr>
        <w:t>The common dosimetry materials investigated include</w:t>
      </w:r>
      <w:ins w:id="27" w:author="Curie" w:date="2024-07-29T18:29:06Z">
        <w:r>
          <w:rPr>
            <w:rFonts w:ascii="Times New Roman" w:eastAsia="Times New Roman" w:hAnsi="Times New Roman" w:cs="Times New Roman"/>
            <w:kern w:val="0"/>
            <w:sz w:val="28"/>
            <w:szCs w:val="28"/>
            <w:lang w:val="en-US"/>
          </w:rPr>
          <w:t xml:space="preserve"> the following</w:t>
        </w:r>
      </w:ins>
      <w:r w:rsidRPr="00344F7B">
        <w:rPr>
          <w:rFonts w:ascii="Times New Roman" w:eastAsia="Times New Roman" w:hAnsi="Times New Roman" w:cs="Times New Roman"/>
          <w:kern w:val="0"/>
          <w:sz w:val="28"/>
          <w:szCs w:val="28"/>
          <w:lang w:val="en-US"/>
          <w14:ligatures w14:val="none"/>
        </w:rPr>
        <w:t>:</w:t>
      </w:r>
    </w:p>
    <w:p w:rsidR="00344F7B" w:rsidRPr="00344F7B" w:rsidP="00344F7B" w14:paraId="5B6CCBD2" w14:textId="77777777">
      <w:pPr>
        <w:numPr>
          <w:ilvl w:val="0"/>
          <w:numId w:val="3"/>
        </w:num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b/>
          <w:bCs/>
          <w:kern w:val="0"/>
          <w:sz w:val="28"/>
          <w:szCs w:val="28"/>
          <w:lang w:val="en-US"/>
          <w14:ligatures w14:val="none"/>
        </w:rPr>
        <w:t>Water</w:t>
      </w:r>
      <w:r w:rsidRPr="00344F7B">
        <w:rPr>
          <w:rFonts w:ascii="Times New Roman" w:eastAsia="Times New Roman" w:hAnsi="Times New Roman" w:cs="Times New Roman"/>
          <w:kern w:val="0"/>
          <w:sz w:val="28"/>
          <w:szCs w:val="28"/>
          <w:lang w:val="en-US"/>
          <w14:ligatures w14:val="none"/>
        </w:rPr>
        <w:t>: Reference material used in dosimetry.</w:t>
      </w:r>
    </w:p>
    <w:p w:rsidR="00344F7B" w:rsidRPr="00344F7B" w:rsidP="00344F7B" w14:paraId="77D42F9F" w14:textId="77777777">
      <w:pPr>
        <w:numPr>
          <w:ilvl w:val="0"/>
          <w:numId w:val="3"/>
        </w:num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b/>
          <w:bCs/>
          <w:kern w:val="0"/>
          <w:sz w:val="28"/>
          <w:szCs w:val="28"/>
          <w:lang w:val="en-US"/>
          <w14:ligatures w14:val="none"/>
        </w:rPr>
        <w:t>Air</w:t>
      </w:r>
      <w:r w:rsidRPr="00344F7B">
        <w:rPr>
          <w:rFonts w:ascii="Times New Roman" w:eastAsia="Times New Roman" w:hAnsi="Times New Roman" w:cs="Times New Roman"/>
          <w:kern w:val="0"/>
          <w:sz w:val="28"/>
          <w:szCs w:val="28"/>
          <w:lang w:val="en-US"/>
          <w14:ligatures w14:val="none"/>
        </w:rPr>
        <w:t>: Commonly used in ionization chambers.</w:t>
      </w:r>
    </w:p>
    <w:p w:rsidR="00344F7B" w:rsidRPr="00344F7B" w:rsidP="00344F7B" w14:paraId="2233DC07" w14:textId="77777777">
      <w:pPr>
        <w:numPr>
          <w:ilvl w:val="0"/>
          <w:numId w:val="3"/>
        </w:num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b/>
          <w:bCs/>
          <w:kern w:val="0"/>
          <w:sz w:val="28"/>
          <w:szCs w:val="28"/>
          <w:lang w:val="en-US"/>
          <w14:ligatures w14:val="none"/>
        </w:rPr>
        <w:t>Al2O3 (Alumina)</w:t>
      </w:r>
      <w:r w:rsidRPr="00344F7B">
        <w:rPr>
          <w:rFonts w:ascii="Times New Roman" w:eastAsia="Times New Roman" w:hAnsi="Times New Roman" w:cs="Times New Roman"/>
          <w:kern w:val="0"/>
          <w:sz w:val="28"/>
          <w:szCs w:val="28"/>
          <w:lang w:val="en-US"/>
          <w14:ligatures w14:val="none"/>
        </w:rPr>
        <w:t>: Utilized in thermoluminescent dosimeters.</w:t>
      </w:r>
    </w:p>
    <w:p w:rsidR="00344F7B" w:rsidRPr="00344F7B" w:rsidP="00344F7B" w14:paraId="3A8CB65C" w14:textId="77777777">
      <w:pPr>
        <w:numPr>
          <w:ilvl w:val="0"/>
          <w:numId w:val="3"/>
        </w:num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b/>
          <w:bCs/>
          <w:kern w:val="0"/>
          <w:sz w:val="28"/>
          <w:szCs w:val="28"/>
          <w:lang w:val="en-US"/>
          <w14:ligatures w14:val="none"/>
        </w:rPr>
        <w:t>BaFBr</w:t>
      </w:r>
      <w:r w:rsidRPr="00344F7B">
        <w:rPr>
          <w:rFonts w:ascii="Times New Roman" w:eastAsia="Times New Roman" w:hAnsi="Times New Roman" w:cs="Times New Roman"/>
          <w:kern w:val="0"/>
          <w:sz w:val="28"/>
          <w:szCs w:val="28"/>
          <w:lang w:val="en-US"/>
          <w14:ligatures w14:val="none"/>
        </w:rPr>
        <w:t>: A component of imaging plates in computed radiography.</w:t>
      </w:r>
    </w:p>
    <w:p w:rsidR="00344F7B" w:rsidRPr="00344F7B" w:rsidP="00344F7B" w14:paraId="433CBBA4" w14:textId="77777777">
      <w:pPr>
        <w:numPr>
          <w:ilvl w:val="0"/>
          <w:numId w:val="3"/>
        </w:num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b/>
          <w:bCs/>
          <w:kern w:val="0"/>
          <w:sz w:val="28"/>
          <w:szCs w:val="28"/>
          <w:lang w:val="en-US"/>
          <w14:ligatures w14:val="none"/>
        </w:rPr>
        <w:t>Oxygen</w:t>
      </w:r>
      <w:r w:rsidRPr="00344F7B">
        <w:rPr>
          <w:rFonts w:ascii="Times New Roman" w:eastAsia="Times New Roman" w:hAnsi="Times New Roman" w:cs="Times New Roman"/>
          <w:kern w:val="0"/>
          <w:sz w:val="28"/>
          <w:szCs w:val="28"/>
          <w:lang w:val="en-US"/>
          <w14:ligatures w14:val="none"/>
        </w:rPr>
        <w:t xml:space="preserve">: Relevant </w:t>
      </w:r>
      <w:del w:id="28" w:author="Curie" w:date="2024-07-29T18:29:06Z">
        <w:r w:rsidRPr="00344F7B">
          <w:rPr>
            <w:rFonts w:ascii="Times New Roman" w:eastAsia="Times New Roman" w:hAnsi="Times New Roman" w:cs="Times New Roman"/>
            <w:kern w:val="0"/>
            <w:sz w:val="28"/>
            <w:szCs w:val="28"/>
            <w:lang w:val="en-US"/>
            <w14:ligatures w14:val="none"/>
          </w:rPr>
          <w:delText>due</w:delText>
        </w:r>
      </w:del>
      <w:ins w:id="29" w:author="Curie" w:date="2024-07-29T18:29:06Z">
        <w:r>
          <w:rPr>
            <w:rFonts w:ascii="Times New Roman" w:eastAsia="Times New Roman" w:hAnsi="Times New Roman" w:cs="Times New Roman"/>
            <w:kern w:val="0"/>
            <w:sz w:val="28"/>
            <w:szCs w:val="28"/>
            <w:lang w:val="en-US"/>
          </w:rPr>
          <w:t>owing</w:t>
        </w:r>
      </w:ins>
      <w:r w:rsidRPr="00344F7B">
        <w:rPr>
          <w:rFonts w:ascii="Times New Roman" w:eastAsia="Times New Roman" w:hAnsi="Times New Roman" w:cs="Times New Roman"/>
          <w:kern w:val="0"/>
          <w:sz w:val="28"/>
          <w:szCs w:val="28"/>
          <w:lang w:val="en-US"/>
          <w14:ligatures w14:val="none"/>
        </w:rPr>
        <w:t xml:space="preserve"> to its biological importance.</w:t>
      </w:r>
    </w:p>
    <w:p w:rsidR="00372B45" w:rsidRPr="00344F7B" w:rsidP="007E73D3" w14:paraId="322E05C5" w14:textId="6709BBAB">
      <w:pPr>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lang w:val="en-US"/>
          <w14:ligatures w14:val="none"/>
        </w:rPr>
        <w:t xml:space="preserve">The stopping power ratios were calculated </w:t>
      </w:r>
      <w:del w:id="30" w:author="Curie" w:date="2024-07-29T18:29:06Z">
        <w:r>
          <w:rPr>
            <w:rFonts w:ascii="Times New Roman" w:eastAsia="Times New Roman" w:hAnsi="Times New Roman" w:cs="Times New Roman"/>
            <w:kern w:val="0"/>
            <w:sz w:val="28"/>
            <w:szCs w:val="28"/>
            <w:lang w:val="en-US"/>
            <w14:ligatures w14:val="none"/>
          </w:rPr>
          <w:delText>using</w:delText>
        </w:r>
      </w:del>
      <w:ins w:id="31" w:author="Curie" w:date="2024-07-29T18:29:06Z">
        <w:r>
          <w:rPr>
            <w:rFonts w:ascii="Times New Roman" w:eastAsia="Times New Roman" w:hAnsi="Times New Roman" w:cs="Times New Roman"/>
            <w:kern w:val="0"/>
            <w:sz w:val="28"/>
            <w:szCs w:val="28"/>
            <w:lang w:val="en-US"/>
          </w:rPr>
          <w:t>via</w:t>
        </w:r>
      </w:ins>
      <w:r>
        <w:rPr>
          <w:rFonts w:ascii="Times New Roman" w:eastAsia="Times New Roman" w:hAnsi="Times New Roman" w:cs="Times New Roman"/>
          <w:kern w:val="0"/>
          <w:sz w:val="28"/>
          <w:szCs w:val="28"/>
          <w:lang w:val="en-US"/>
          <w14:ligatures w14:val="none"/>
        </w:rPr>
        <w:t xml:space="preserve"> the PSTAR database for proton energies ranging from 0.01 MeV to 10,000 MeV. The </w:t>
      </w:r>
      <w:del w:id="32" w:author="Curie" w:date="2024-07-29T18:29:06Z">
        <w:r>
          <w:rPr>
            <w:rFonts w:ascii="Times New Roman" w:eastAsia="Times New Roman" w:hAnsi="Times New Roman" w:cs="Times New Roman"/>
            <w:kern w:val="0"/>
            <w:sz w:val="28"/>
            <w:szCs w:val="28"/>
            <w:lang w:val="en-US"/>
            <w14:ligatures w14:val="none"/>
          </w:rPr>
          <w:delText>Bethe-Bloch</w:delText>
        </w:r>
      </w:del>
      <w:ins w:id="33" w:author="Curie" w:date="2024-07-29T18:29:06Z">
        <w:r>
          <w:rPr>
            <w:rFonts w:ascii="Times New Roman" w:eastAsia="Times New Roman" w:hAnsi="Times New Roman" w:cs="Times New Roman"/>
            <w:kern w:val="0"/>
            <w:sz w:val="28"/>
            <w:szCs w:val="28"/>
            <w:lang w:val="en-US"/>
          </w:rPr>
          <w:t>Bethe‒Bloch</w:t>
        </w:r>
      </w:ins>
      <w:r>
        <w:rPr>
          <w:rFonts w:ascii="Times New Roman" w:eastAsia="Times New Roman" w:hAnsi="Times New Roman" w:cs="Times New Roman"/>
          <w:kern w:val="0"/>
          <w:sz w:val="28"/>
          <w:szCs w:val="28"/>
          <w:lang w:val="en-US"/>
          <w14:ligatures w14:val="none"/>
        </w:rPr>
        <w:t xml:space="preserve"> theory with density and shell corrections was applied for high-energy protons, </w:t>
      </w:r>
      <w:del w:id="34" w:author="Curie" w:date="2024-07-29T18:29:06Z">
        <w:r>
          <w:rPr>
            <w:rFonts w:ascii="Times New Roman" w:eastAsia="Times New Roman" w:hAnsi="Times New Roman" w:cs="Times New Roman"/>
            <w:kern w:val="0"/>
            <w:sz w:val="28"/>
            <w:szCs w:val="28"/>
            <w:lang w:val="en-US"/>
            <w14:ligatures w14:val="none"/>
          </w:rPr>
          <w:delText>while</w:delText>
        </w:r>
      </w:del>
      <w:ins w:id="35" w:author="Curie" w:date="2024-07-29T18:29:06Z">
        <w:r>
          <w:rPr>
            <w:rFonts w:ascii="Times New Roman" w:eastAsia="Times New Roman" w:hAnsi="Times New Roman" w:cs="Times New Roman"/>
            <w:kern w:val="0"/>
            <w:sz w:val="28"/>
            <w:szCs w:val="28"/>
            <w:lang w:val="en-US"/>
          </w:rPr>
          <w:t>whereas</w:t>
        </w:r>
      </w:ins>
      <w:r>
        <w:rPr>
          <w:rFonts w:ascii="Times New Roman" w:eastAsia="Times New Roman" w:hAnsi="Times New Roman" w:cs="Times New Roman"/>
          <w:kern w:val="0"/>
          <w:sz w:val="28"/>
          <w:szCs w:val="28"/>
          <w:lang w:val="en-US"/>
          <w14:ligatures w14:val="none"/>
        </w:rPr>
        <w:t xml:space="preserve"> a semiempirical model was used for low-energy protons. Experimental validation involved comparing the theoretical stopping power data with SRIM [7] and PSTAR [6] data for materials such as water, aluminum, air, Al2O3, BaFBr, and oxygen. </w:t>
      </w:r>
      <w:r w:rsidR="00276430">
        <w:rPr>
          <w:rFonts w:ascii="Times New Roman" w:hAnsi="Times New Roman" w:cs="Times New Roman"/>
          <w:color w:val="000000" w:themeColor="text1"/>
          <w:sz w:val="28"/>
          <w:szCs w:val="28"/>
          <w:lang w:val="en-US"/>
        </w:rPr>
        <w:t xml:space="preserve">The PSTAR database [6] provides stopper information for liquid water and air, whereas </w:t>
      </w:r>
      <w:del w:id="36" w:author="Curie" w:date="2024-07-29T18:29:06Z">
        <w:r w:rsidR="00276430">
          <w:rPr>
            <w:rFonts w:ascii="Times New Roman" w:hAnsi="Times New Roman" w:cs="Times New Roman"/>
            <w:color w:val="000000" w:themeColor="text1"/>
            <w:sz w:val="28"/>
            <w:szCs w:val="28"/>
            <w:lang w:val="en-US"/>
          </w:rPr>
          <w:delText xml:space="preserve">the </w:delText>
        </w:r>
      </w:del>
      <w:r w:rsidR="00276430">
        <w:rPr>
          <w:rFonts w:ascii="Times New Roman" w:hAnsi="Times New Roman" w:cs="Times New Roman"/>
          <w:color w:val="000000" w:themeColor="text1"/>
          <w:sz w:val="28"/>
          <w:szCs w:val="28"/>
          <w:lang w:val="en-US"/>
        </w:rPr>
        <w:t xml:space="preserve">bethe-bloh and </w:t>
      </w:r>
      <w:del w:id="37" w:author="Curie" w:date="2024-07-29T18:29:06Z">
        <w:r w:rsidR="00276430">
          <w:rPr>
            <w:rFonts w:ascii="Times New Roman" w:hAnsi="Times New Roman" w:cs="Times New Roman"/>
            <w:color w:val="000000" w:themeColor="text1"/>
            <w:sz w:val="28"/>
            <w:szCs w:val="28"/>
            <w:lang w:val="en-US"/>
          </w:rPr>
          <w:delText>bragg</w:delText>
        </w:r>
      </w:del>
      <w:ins w:id="38" w:author="Curie" w:date="2024-07-29T18:29:06Z">
        <w:r>
          <w:rPr>
            <w:rFonts w:ascii="Times New Roman" w:eastAsia="Aptos" w:hAnsi="Times New Roman" w:cs="Times New Roman"/>
            <w:color w:val="000000"/>
            <w:sz w:val="28"/>
            <w:szCs w:val="28"/>
            <w:lang w:val="en-US"/>
          </w:rPr>
          <w:t>Bragg</w:t>
        </w:r>
      </w:ins>
      <w:r w:rsidR="00276430">
        <w:rPr>
          <w:rFonts w:ascii="Times New Roman" w:hAnsi="Times New Roman" w:cs="Times New Roman"/>
          <w:color w:val="000000" w:themeColor="text1"/>
          <w:sz w:val="28"/>
          <w:szCs w:val="28"/>
          <w:lang w:val="en-US"/>
        </w:rPr>
        <w:t xml:space="preserve"> addition is employed to determine data related to Al2O3 and BaFBr. To ensure comparability between different materials at different energies, both water and air values were rescaled into those using protons with a 150 MeV energy scale. We normalized the stopping power data by dividing them by corresponding values at each energy relative to those that they had at an incident proton beam with an energy of 150 MeV (Eckerman </w:t>
      </w:r>
      <w:r w:rsidR="00276430">
        <w:rPr>
          <w:rFonts w:ascii="Times New Roman" w:hAnsi="Times New Roman" w:cs="Times New Roman"/>
          <w:color w:val="000000" w:themeColor="text1"/>
          <w:sz w:val="28"/>
          <w:szCs w:val="28"/>
          <w:lang w:val="en-US"/>
        </w:rPr>
        <w:t>et al</w:t>
      </w:r>
      <w:r w:rsidR="00276430">
        <w:rPr>
          <w:rFonts w:ascii="Times New Roman" w:hAnsi="Times New Roman" w:cs="Times New Roman"/>
          <w:color w:val="000000" w:themeColor="text1"/>
          <w:sz w:val="28"/>
          <w:szCs w:val="28"/>
          <w:lang w:val="en-US"/>
        </w:rPr>
        <w:t xml:space="preserve">., 2008) [9]. For direct comparisons between stopping power statistics for air, these statistics were interpolated to match the percent depth dose value. </w:t>
      </w:r>
      <w:r w:rsidRPr="00344F7B" w:rsidR="00276430">
        <w:rPr>
          <w:rFonts w:ascii="Times New Roman" w:hAnsi="Times New Roman" w:cs="Times New Roman"/>
          <w:sz w:val="28"/>
          <w:szCs w:val="28"/>
          <w:lang w:val="en-US"/>
        </w:rPr>
        <w:t>The analytical calculations, incorporating Barka’s, Ziegler's shell, density effects, and Bloch corrections, are compared with SRIM-2008 [7] and PSTAR data [6] to validate the accuracy of the models. This figure</w:t>
      </w:r>
      <w:ins w:id="39" w:author="Curie" w:date="2024-07-29T18:29:06Z">
        <w:r>
          <w:rPr>
            <w:rFonts w:ascii="Times New Roman" w:eastAsia="Aptos" w:hAnsi="Times New Roman" w:cs="Times New Roman"/>
            <w:sz w:val="28"/>
            <w:szCs w:val="28"/>
            <w:lang w:val="en-US"/>
          </w:rPr>
          <w:t>,</w:t>
        </w:r>
      </w:ins>
      <w:r w:rsidRPr="00344F7B" w:rsidR="00276430">
        <w:rPr>
          <w:rFonts w:ascii="Times New Roman" w:hAnsi="Times New Roman" w:cs="Times New Roman"/>
          <w:sz w:val="28"/>
          <w:szCs w:val="28"/>
          <w:lang w:val="en-US"/>
        </w:rPr>
        <w:t xml:space="preserve"> as shown in </w:t>
      </w:r>
      <w:del w:id="40" w:author="Curie" w:date="2024-07-29T18:29:06Z">
        <w:r w:rsidRPr="00344F7B" w:rsidR="00276430">
          <w:rPr>
            <w:rFonts w:ascii="Times New Roman" w:hAnsi="Times New Roman" w:cs="Times New Roman"/>
            <w:sz w:val="28"/>
            <w:szCs w:val="28"/>
            <w:lang w:val="en-US"/>
          </w:rPr>
          <w:delText>figure</w:delText>
        </w:r>
      </w:del>
      <w:ins w:id="41" w:author="Curie" w:date="2024-07-29T18:29:06Z">
        <w:r>
          <w:rPr>
            <w:rFonts w:ascii="Times New Roman" w:eastAsia="Aptos" w:hAnsi="Times New Roman" w:cs="Times New Roman"/>
            <w:sz w:val="28"/>
            <w:szCs w:val="28"/>
            <w:lang w:val="en-US"/>
          </w:rPr>
          <w:t>Figure</w:t>
        </w:r>
      </w:ins>
      <w:r w:rsidRPr="00344F7B" w:rsidR="00276430">
        <w:rPr>
          <w:rFonts w:ascii="Times New Roman" w:hAnsi="Times New Roman" w:cs="Times New Roman"/>
          <w:sz w:val="28"/>
          <w:szCs w:val="28"/>
          <w:lang w:val="en-US"/>
        </w:rPr>
        <w:t xml:space="preserve"> 2</w:t>
      </w:r>
      <w:ins w:id="42" w:author="Curie" w:date="2024-07-29T18:29:06Z">
        <w:r>
          <w:rPr>
            <w:rFonts w:ascii="Times New Roman" w:eastAsia="Aptos" w:hAnsi="Times New Roman" w:cs="Times New Roman"/>
            <w:sz w:val="28"/>
            <w:szCs w:val="28"/>
            <w:lang w:val="en-US"/>
          </w:rPr>
          <w:t>,</w:t>
        </w:r>
      </w:ins>
      <w:r w:rsidRPr="00344F7B" w:rsidR="00276430">
        <w:rPr>
          <w:rFonts w:ascii="Times New Roman" w:hAnsi="Times New Roman" w:cs="Times New Roman"/>
          <w:sz w:val="28"/>
          <w:szCs w:val="28"/>
          <w:lang w:val="en-US"/>
        </w:rPr>
        <w:t xml:space="preserve"> demonstrates the effectiveness of the analytical method in estimating </w:t>
      </w:r>
      <w:ins w:id="43" w:author="Curie" w:date="2024-07-29T18:29:06Z">
        <w:r>
          <w:rPr>
            <w:rFonts w:ascii="Times New Roman" w:eastAsia="Aptos" w:hAnsi="Times New Roman" w:cs="Times New Roman"/>
            <w:sz w:val="28"/>
            <w:szCs w:val="28"/>
            <w:lang w:val="en-US"/>
          </w:rPr>
          <w:t xml:space="preserve">the </w:t>
        </w:r>
      </w:ins>
      <w:r w:rsidRPr="00344F7B" w:rsidR="00276430">
        <w:rPr>
          <w:rFonts w:ascii="Times New Roman" w:hAnsi="Times New Roman" w:cs="Times New Roman"/>
          <w:sz w:val="28"/>
          <w:szCs w:val="28"/>
          <w:lang w:val="en-US"/>
        </w:rPr>
        <w:t xml:space="preserve">proton stopping power, highlighting a strong correlation between </w:t>
      </w:r>
      <w:ins w:id="44" w:author="Curie" w:date="2024-07-29T18:29:06Z">
        <w:r>
          <w:rPr>
            <w:rFonts w:ascii="Times New Roman" w:eastAsia="Aptos" w:hAnsi="Times New Roman" w:cs="Times New Roman"/>
            <w:sz w:val="28"/>
            <w:szCs w:val="28"/>
            <w:lang w:val="en-US"/>
          </w:rPr>
          <w:t xml:space="preserve">the </w:t>
        </w:r>
      </w:ins>
      <w:r w:rsidRPr="00344F7B" w:rsidR="00276430">
        <w:rPr>
          <w:rFonts w:ascii="Times New Roman" w:hAnsi="Times New Roman" w:cs="Times New Roman"/>
          <w:sz w:val="28"/>
          <w:szCs w:val="28"/>
          <w:lang w:val="en-US"/>
        </w:rPr>
        <w:t xml:space="preserve">theoretical </w:t>
      </w:r>
      <w:del w:id="45" w:author="Curie" w:date="2024-07-29T18:29:06Z">
        <w:r w:rsidRPr="00344F7B" w:rsidR="00276430">
          <w:rPr>
            <w:rFonts w:ascii="Times New Roman" w:hAnsi="Times New Roman" w:cs="Times New Roman"/>
            <w:sz w:val="28"/>
            <w:szCs w:val="28"/>
            <w:lang w:val="en-US"/>
          </w:rPr>
          <w:delText>predictions</w:delText>
        </w:r>
      </w:del>
      <w:ins w:id="46" w:author="Curie" w:date="2024-07-29T18:29:06Z">
        <w:r>
          <w:rPr>
            <w:rFonts w:ascii="Times New Roman" w:eastAsia="Aptos" w:hAnsi="Times New Roman" w:cs="Times New Roman"/>
            <w:sz w:val="28"/>
            <w:szCs w:val="28"/>
            <w:lang w:val="en-US"/>
          </w:rPr>
          <w:t>prediction</w:t>
        </w:r>
      </w:ins>
      <w:r w:rsidRPr="00344F7B" w:rsidR="00276430">
        <w:rPr>
          <w:rFonts w:ascii="Times New Roman" w:hAnsi="Times New Roman" w:cs="Times New Roman"/>
          <w:sz w:val="28"/>
          <w:szCs w:val="28"/>
          <w:lang w:val="en-US"/>
        </w:rPr>
        <w:t>, simulation (SRIM-2008) [7] and experimental data PSTAR data [6] across various energy bands.</w:t>
      </w:r>
    </w:p>
    <w:p w:rsidR="00344F7B" w:rsidRPr="00344F7B" w:rsidP="00344F7B" w14:paraId="2C92BBAE" w14:textId="77777777">
      <w:p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b/>
          <w:bCs/>
          <w:kern w:val="0"/>
          <w:sz w:val="28"/>
          <w:szCs w:val="28"/>
          <w:lang w:val="en-US"/>
          <w14:ligatures w14:val="none"/>
        </w:rPr>
        <w:t>Results</w:t>
      </w:r>
      <w:r w:rsidRPr="00344F7B">
        <w:rPr>
          <w:rFonts w:ascii="Times New Roman" w:eastAsia="Times New Roman" w:hAnsi="Times New Roman" w:cs="Times New Roman"/>
          <w:kern w:val="0"/>
          <w:sz w:val="28"/>
          <w:szCs w:val="28"/>
          <w:lang w:val="en-US"/>
          <w14:ligatures w14:val="none"/>
        </w:rPr>
        <w:t>:</w:t>
      </w:r>
    </w:p>
    <w:p w:rsidR="00344F7B" w:rsidRPr="00344F7B" w:rsidP="00344F7B" w14:paraId="1436DAB4" w14:textId="77777777">
      <w:pPr>
        <w:numPr>
          <w:ilvl w:val="0"/>
          <w:numId w:val="4"/>
        </w:num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b/>
          <w:bCs/>
          <w:kern w:val="0"/>
          <w:sz w:val="28"/>
          <w:szCs w:val="28"/>
          <w:lang w:val="en-US"/>
          <w14:ligatures w14:val="none"/>
        </w:rPr>
        <w:t xml:space="preserve">Stopping </w:t>
      </w:r>
      <w:del w:id="47" w:author="Curie" w:date="2024-07-29T18:29:06Z">
        <w:r w:rsidRPr="00344F7B">
          <w:rPr>
            <w:rFonts w:ascii="Times New Roman" w:eastAsia="Times New Roman" w:hAnsi="Times New Roman" w:cs="Times New Roman"/>
            <w:b/>
            <w:bCs/>
            <w:kern w:val="0"/>
            <w:sz w:val="28"/>
            <w:szCs w:val="28"/>
            <w:lang w:val="en-US"/>
            <w14:ligatures w14:val="none"/>
          </w:rPr>
          <w:delText>Power Ratios</w:delText>
        </w:r>
      </w:del>
      <w:ins w:id="48" w:author="Curie" w:date="2024-07-29T18:29:06Z">
        <w:r>
          <w:rPr>
            <w:rFonts w:ascii="Times New Roman" w:eastAsia="Times New Roman" w:hAnsi="Times New Roman" w:cs="Times New Roman"/>
            <w:b/>
            <w:bCs/>
            <w:kern w:val="0"/>
            <w:sz w:val="28"/>
            <w:szCs w:val="28"/>
            <w:lang w:val="en-US"/>
          </w:rPr>
          <w:t>power ratios</w:t>
        </w:r>
      </w:ins>
      <w:r w:rsidRPr="00344F7B">
        <w:rPr>
          <w:rFonts w:ascii="Times New Roman" w:eastAsia="Times New Roman" w:hAnsi="Times New Roman" w:cs="Times New Roman"/>
          <w:kern w:val="0"/>
          <w:sz w:val="28"/>
          <w:szCs w:val="28"/>
          <w:lang w:val="en-US"/>
          <w14:ligatures w14:val="none"/>
        </w:rPr>
        <w:t>:</w:t>
      </w:r>
    </w:p>
    <w:p w:rsidR="00344F7B" w:rsidRPr="00344F7B" w:rsidP="00344F7B" w14:paraId="1770F2BA" w14:textId="77777777">
      <w:pPr>
        <w:numPr>
          <w:ilvl w:val="1"/>
          <w:numId w:val="4"/>
        </w:num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kern w:val="0"/>
          <w:sz w:val="28"/>
          <w:szCs w:val="28"/>
          <w:lang w:val="en-US"/>
          <w14:ligatures w14:val="none"/>
        </w:rPr>
        <w:t xml:space="preserve">Water to air </w:t>
      </w:r>
      <w:ins w:id="49" w:author="Curie" w:date="2024-07-29T18:29:06Z">
        <w:r>
          <w:rPr>
            <w:rFonts w:ascii="Times New Roman" w:eastAsia="Times New Roman" w:hAnsi="Times New Roman" w:cs="Times New Roman"/>
            <w:kern w:val="0"/>
            <w:sz w:val="28"/>
            <w:szCs w:val="28"/>
            <w:lang w:val="en-US"/>
          </w:rPr>
          <w:t xml:space="preserve">ratio </w:t>
        </w:r>
      </w:ins>
      <w:r w:rsidRPr="00344F7B">
        <w:rPr>
          <w:rFonts w:ascii="Times New Roman" w:eastAsia="Times New Roman" w:hAnsi="Times New Roman" w:cs="Times New Roman"/>
          <w:kern w:val="0"/>
          <w:sz w:val="28"/>
          <w:szCs w:val="28"/>
          <w:lang w:val="en-US"/>
          <w14:ligatures w14:val="none"/>
        </w:rPr>
        <w:t>at 10 MeV: 1.05 ± 0.02</w:t>
      </w:r>
    </w:p>
    <w:p w:rsidR="00344F7B" w:rsidRPr="00344F7B" w:rsidP="00344F7B" w14:paraId="631C7A0C" w14:textId="77777777">
      <w:pPr>
        <w:numPr>
          <w:ilvl w:val="1"/>
          <w:numId w:val="4"/>
        </w:num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kern w:val="0"/>
          <w:sz w:val="28"/>
          <w:szCs w:val="28"/>
          <w:lang w:val="en-US"/>
          <w14:ligatures w14:val="none"/>
        </w:rPr>
        <w:t>Water to Al2O3 at 1 MeV: 1.12 ± 0.03</w:t>
      </w:r>
    </w:p>
    <w:p w:rsidR="00344F7B" w:rsidRPr="00344F7B" w:rsidP="00344F7B" w14:paraId="56830C34" w14:textId="77777777">
      <w:pPr>
        <w:numPr>
          <w:ilvl w:val="1"/>
          <w:numId w:val="4"/>
        </w:num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kern w:val="0"/>
          <w:sz w:val="28"/>
          <w:szCs w:val="28"/>
          <w:lang w:val="en-US"/>
          <w14:ligatures w14:val="none"/>
        </w:rPr>
        <w:t>BaFBr to water: 0.95 ± 0.01</w:t>
      </w:r>
    </w:p>
    <w:p w:rsidR="00344F7B" w:rsidRPr="00344F7B" w:rsidP="00344F7B" w14:paraId="7C780BAA" w14:textId="6B63743E">
      <w:pPr>
        <w:numPr>
          <w:ilvl w:val="0"/>
          <w:numId w:val="4"/>
        </w:num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b/>
          <w:bCs/>
          <w:kern w:val="0"/>
          <w:sz w:val="28"/>
          <w:szCs w:val="28"/>
          <w:lang w:val="en-US"/>
          <w14:ligatures w14:val="none"/>
        </w:rPr>
        <w:t>Figures</w:t>
      </w:r>
      <w:r w:rsidRPr="00344F7B">
        <w:rPr>
          <w:rFonts w:ascii="Times New Roman" w:eastAsia="Times New Roman" w:hAnsi="Times New Roman" w:cs="Times New Roman"/>
          <w:kern w:val="0"/>
          <w:sz w:val="28"/>
          <w:szCs w:val="28"/>
          <w:lang w:val="en-US"/>
          <w14:ligatures w14:val="none"/>
        </w:rPr>
        <w:t>:</w:t>
      </w:r>
    </w:p>
    <w:p w:rsidR="00344F7B" w:rsidRPr="00344F7B" w:rsidP="00344F7B" w14:paraId="14A17C89" w14:textId="5B27BC0A">
      <w:pPr>
        <w:numPr>
          <w:ilvl w:val="1"/>
          <w:numId w:val="4"/>
        </w:num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b/>
          <w:bCs/>
          <w:kern w:val="0"/>
          <w:sz w:val="28"/>
          <w:szCs w:val="28"/>
          <w:lang w:val="en-US"/>
          <w14:ligatures w14:val="none"/>
        </w:rPr>
        <w:t>Figure 1</w:t>
      </w:r>
      <w:r w:rsidRPr="00344F7B">
        <w:rPr>
          <w:rFonts w:ascii="Times New Roman" w:eastAsia="Times New Roman" w:hAnsi="Times New Roman" w:cs="Times New Roman"/>
          <w:kern w:val="0"/>
          <w:sz w:val="28"/>
          <w:szCs w:val="28"/>
          <w:lang w:val="en-US"/>
          <w14:ligatures w14:val="none"/>
        </w:rPr>
        <w:t xml:space="preserve">: </w:t>
      </w:r>
      <w:r w:rsidRPr="00344F7B">
        <w:rPr>
          <w:rFonts w:ascii="Times New Roman" w:hAnsi="Times New Roman" w:cs="Times New Roman"/>
          <w:sz w:val="28"/>
          <w:szCs w:val="28"/>
          <w:lang w:val="en-US"/>
        </w:rPr>
        <w:t>Shell corrections for beryllium, fluorine, lithium, neon, oxygen, and aluminum</w:t>
      </w:r>
      <w:del w:id="50" w:author="Curie" w:date="2024-07-29T18:29:06Z">
        <w:r w:rsidRPr="00344F7B">
          <w:rPr>
            <w:rFonts w:ascii="Times New Roman" w:hAnsi="Times New Roman" w:cs="Times New Roman"/>
            <w:sz w:val="28"/>
            <w:szCs w:val="28"/>
            <w:lang w:val="en-US"/>
          </w:rPr>
          <w:delText xml:space="preserve"> are shown</w:delText>
        </w:r>
      </w:del>
      <w:ins w:id="51" w:author="Curie" w:date="2024-07-29T18:29:06Z">
        <w:r>
          <w:rPr>
            <w:rFonts w:ascii="Times New Roman" w:eastAsia="Aptos" w:hAnsi="Times New Roman" w:cs="Times New Roman"/>
            <w:sz w:val="28"/>
            <w:szCs w:val="28"/>
            <w:lang w:val="en-US"/>
          </w:rPr>
          <w:t>.</w:t>
        </w:r>
      </w:ins>
    </w:p>
    <w:p w:rsidR="00344F7B" w:rsidRPr="00344F7B" w:rsidP="00344F7B" w14:paraId="246484BA" w14:textId="267D0F03">
      <w:pPr>
        <w:numPr>
          <w:ilvl w:val="1"/>
          <w:numId w:val="4"/>
        </w:num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b/>
          <w:bCs/>
          <w:kern w:val="0"/>
          <w:sz w:val="28"/>
          <w:szCs w:val="28"/>
          <w:lang w:val="en-US"/>
          <w14:ligatures w14:val="none"/>
        </w:rPr>
        <w:t>Figure 2</w:t>
      </w:r>
      <w:r w:rsidRPr="00344F7B">
        <w:rPr>
          <w:rFonts w:ascii="Times New Roman" w:eastAsia="Times New Roman" w:hAnsi="Times New Roman" w:cs="Times New Roman"/>
          <w:kern w:val="0"/>
          <w:sz w:val="28"/>
          <w:szCs w:val="28"/>
          <w:lang w:val="en-US"/>
          <w14:ligatures w14:val="none"/>
        </w:rPr>
        <w:t xml:space="preserve">: </w:t>
      </w:r>
      <w:r w:rsidRPr="00344F7B">
        <w:rPr>
          <w:rFonts w:ascii="Times New Roman" w:hAnsi="Times New Roman" w:cs="Times New Roman"/>
          <w:sz w:val="28"/>
          <w:szCs w:val="28"/>
          <w:lang w:val="en-US"/>
        </w:rPr>
        <w:t>Comparison of theoretical model predictions with SRIM and PSTAR data for selected materials.</w:t>
      </w:r>
    </w:p>
    <w:p w:rsidR="00344F7B" w:rsidP="00344F7B" w14:paraId="205A32F3" w14:textId="6FA18B63">
      <w:pPr>
        <w:numPr>
          <w:ilvl w:val="1"/>
          <w:numId w:val="4"/>
        </w:num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b/>
          <w:bCs/>
          <w:kern w:val="0"/>
          <w:sz w:val="28"/>
          <w:szCs w:val="28"/>
          <w:lang w:val="en-US"/>
          <w14:ligatures w14:val="none"/>
        </w:rPr>
        <w:t>Figure 3</w:t>
      </w:r>
      <w:r w:rsidRPr="00344F7B">
        <w:rPr>
          <w:rFonts w:ascii="Times New Roman" w:eastAsia="Times New Roman" w:hAnsi="Times New Roman" w:cs="Times New Roman"/>
          <w:kern w:val="0"/>
          <w:sz w:val="28"/>
          <w:szCs w:val="28"/>
          <w:lang w:val="en-US"/>
          <w14:ligatures w14:val="none"/>
        </w:rPr>
        <w:t xml:space="preserve">: Comparison of </w:t>
      </w:r>
      <w:ins w:id="52" w:author="Curie" w:date="2024-07-29T18:29:06Z">
        <w:r>
          <w:rPr>
            <w:rFonts w:ascii="Times New Roman" w:eastAsia="Times New Roman" w:hAnsi="Times New Roman" w:cs="Times New Roman"/>
            <w:kern w:val="0"/>
            <w:sz w:val="28"/>
            <w:szCs w:val="28"/>
            <w:lang w:val="en-US"/>
          </w:rPr>
          <w:t xml:space="preserve">the </w:t>
        </w:r>
      </w:ins>
      <w:r w:rsidRPr="00344F7B">
        <w:rPr>
          <w:rFonts w:ascii="Times New Roman" w:eastAsia="Times New Roman" w:hAnsi="Times New Roman" w:cs="Times New Roman"/>
          <w:kern w:val="0"/>
          <w:sz w:val="28"/>
          <w:szCs w:val="28"/>
          <w:lang w:val="en-US"/>
          <w14:ligatures w14:val="none"/>
        </w:rPr>
        <w:t xml:space="preserve">water-to-Al2O3 stopping power ratios from 0.01 MeV to 10 MeV, </w:t>
      </w:r>
      <w:ins w:id="53" w:author="Curie" w:date="2024-07-29T18:29:06Z">
        <w:r>
          <w:rPr>
            <w:rFonts w:ascii="Times New Roman" w:eastAsia="Times New Roman" w:hAnsi="Times New Roman" w:cs="Times New Roman"/>
            <w:kern w:val="0"/>
            <w:sz w:val="28"/>
            <w:szCs w:val="28"/>
            <w:lang w:val="en-US"/>
          </w:rPr>
          <w:t xml:space="preserve">the </w:t>
        </w:r>
      </w:ins>
      <w:r w:rsidRPr="00344F7B">
        <w:rPr>
          <w:rFonts w:ascii="Times New Roman" w:eastAsia="Times New Roman" w:hAnsi="Times New Roman" w:cs="Times New Roman"/>
          <w:kern w:val="0"/>
          <w:sz w:val="28"/>
          <w:szCs w:val="28"/>
          <w:lang w:val="en-US"/>
          <w14:ligatures w14:val="none"/>
        </w:rPr>
        <w:t>stopping power ratio of water to air across a range of proton energies and others</w:t>
      </w:r>
    </w:p>
    <w:p w:rsidR="00156F42" w:rsidRPr="00156F42" w:rsidP="00156F42" w14:paraId="33ED89DB" w14:textId="77777777">
      <w:pPr>
        <w:spacing w:before="100" w:beforeAutospacing="1" w:after="100" w:afterAutospacing="1"/>
        <w:jc w:val="both"/>
        <w:rPr>
          <w:rFonts w:ascii="Times New Roman" w:eastAsia="Times New Roman" w:hAnsi="Times New Roman" w:cs="Times New Roman"/>
          <w:kern w:val="0"/>
          <w:sz w:val="28"/>
          <w:szCs w:val="28"/>
          <w14:ligatures w14:val="none"/>
        </w:rPr>
      </w:pPr>
    </w:p>
    <w:p w:rsidR="00344F7B" w:rsidRPr="00344F7B" w:rsidP="000620FA" w14:paraId="01C1568F" w14:textId="77777777">
      <w:pPr>
        <w:pStyle w:val="ListParagraph"/>
        <w:spacing w:after="240"/>
        <w:jc w:val="both"/>
        <w:rPr>
          <w:rFonts w:ascii="Times New Roman" w:hAnsi="Times New Roman" w:cs="Times New Roman"/>
          <w:sz w:val="28"/>
          <w:szCs w:val="28"/>
        </w:rPr>
      </w:pPr>
      <w:r w:rsidRPr="00344F7B">
        <w:rPr>
          <w:rFonts w:ascii="Times New Roman" w:hAnsi="Times New Roman" w:cs="Times New Roman"/>
          <w:noProof/>
          <w:sz w:val="28"/>
          <w:szCs w:val="28"/>
        </w:rPr>
        <w:drawing>
          <wp:inline distT="0" distB="0" distL="0" distR="0">
            <wp:extent cx="2786093" cy="1651000"/>
            <wp:effectExtent l="0" t="0" r="0" b="0"/>
            <wp:docPr id="1307240124" name="Picture 1" descr="A graph of a shell corre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40124" name="Picture 1" descr="A graph of a shell correction&#10;&#10;Description automatically generated"/>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2861425" cy="1695641"/>
                    </a:xfrm>
                    <a:prstGeom prst="rect">
                      <a:avLst/>
                    </a:prstGeom>
                  </pic:spPr>
                </pic:pic>
              </a:graphicData>
            </a:graphic>
          </wp:inline>
        </w:drawing>
      </w:r>
      <w:r w:rsidRPr="00344F7B">
        <w:rPr>
          <w:rFonts w:ascii="Times New Roman" w:hAnsi="Times New Roman" w:cs="Times New Roman"/>
          <w:noProof/>
          <w:sz w:val="28"/>
          <w:szCs w:val="28"/>
        </w:rPr>
        <w:drawing>
          <wp:inline distT="0" distB="0" distL="0" distR="0">
            <wp:extent cx="2641600" cy="1638017"/>
            <wp:effectExtent l="0" t="0" r="0" b="635"/>
            <wp:docPr id="2928913" name="Picture 5"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913" name="Picture 5" descr="A graph of a graph&#10;&#10;Description automatically generated"/>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a:xfrm>
                      <a:off x="0" y="0"/>
                      <a:ext cx="2647912" cy="1641931"/>
                    </a:xfrm>
                    <a:prstGeom prst="rect">
                      <a:avLst/>
                    </a:prstGeom>
                  </pic:spPr>
                </pic:pic>
              </a:graphicData>
            </a:graphic>
          </wp:inline>
        </w:drawing>
      </w:r>
      <w:r w:rsidRPr="00344F7B">
        <w:rPr>
          <w:rFonts w:ascii="Times New Roman" w:hAnsi="Times New Roman" w:cs="Times New Roman"/>
          <w:noProof/>
          <w:sz w:val="28"/>
          <w:szCs w:val="28"/>
        </w:rPr>
        <w:drawing>
          <wp:inline distT="0" distB="0" distL="0" distR="0">
            <wp:extent cx="2767894" cy="1853565"/>
            <wp:effectExtent l="0" t="0" r="1270" b="635"/>
            <wp:docPr id="196327858" name="Picture 2"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7858" name="Picture 2" descr="A graph of a graph&#10;&#10;Description automatically generated"/>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2818436" cy="1887411"/>
                    </a:xfrm>
                    <a:prstGeom prst="rect">
                      <a:avLst/>
                    </a:prstGeom>
                  </pic:spPr>
                </pic:pic>
              </a:graphicData>
            </a:graphic>
          </wp:inline>
        </w:drawing>
      </w:r>
      <w:r w:rsidRPr="00344F7B">
        <w:rPr>
          <w:rFonts w:ascii="Times New Roman" w:hAnsi="Times New Roman" w:cs="Times New Roman"/>
          <w:noProof/>
          <w:sz w:val="28"/>
          <w:szCs w:val="28"/>
        </w:rPr>
        <w:drawing>
          <wp:inline distT="0" distB="0" distL="0" distR="0">
            <wp:extent cx="2654300" cy="1848289"/>
            <wp:effectExtent l="0" t="0" r="0" b="6350"/>
            <wp:docPr id="1269824234" name="Picture 3" descr="A graph of a shell corre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24234" name="Picture 3" descr="A graph of a shell correction&#10;&#10;Description automatically generated"/>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a:xfrm>
                      <a:off x="0" y="0"/>
                      <a:ext cx="2684349" cy="1869213"/>
                    </a:xfrm>
                    <a:prstGeom prst="rect">
                      <a:avLst/>
                    </a:prstGeom>
                  </pic:spPr>
                </pic:pic>
              </a:graphicData>
            </a:graphic>
          </wp:inline>
        </w:drawing>
      </w:r>
      <w:r w:rsidRPr="00344F7B">
        <w:rPr>
          <w:rFonts w:ascii="Times New Roman" w:hAnsi="Times New Roman" w:cs="Times New Roman"/>
          <w:noProof/>
          <w:sz w:val="28"/>
          <w:szCs w:val="28"/>
        </w:rPr>
        <w:drawing>
          <wp:inline distT="0" distB="0" distL="0" distR="0">
            <wp:extent cx="2872105" cy="1955790"/>
            <wp:effectExtent l="0" t="0" r="0" b="635"/>
            <wp:docPr id="487233467" name="Picture 4" descr="A graph of a shell corre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33467" name="Picture 4" descr="A graph of a shell correction&#10;&#10;Description automatically generated"/>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a:xfrm>
                      <a:off x="0" y="0"/>
                      <a:ext cx="2878248" cy="1959973"/>
                    </a:xfrm>
                    <a:prstGeom prst="rect">
                      <a:avLst/>
                    </a:prstGeom>
                  </pic:spPr>
                </pic:pic>
              </a:graphicData>
            </a:graphic>
          </wp:inline>
        </w:drawing>
      </w:r>
      <w:r w:rsidRPr="00344F7B">
        <w:rPr>
          <w:rFonts w:ascii="Times New Roman" w:hAnsi="Times New Roman" w:cs="Times New Roman"/>
          <w:noProof/>
          <w:sz w:val="28"/>
          <w:szCs w:val="28"/>
        </w:rPr>
        <w:drawing>
          <wp:inline distT="0" distB="0" distL="0" distR="0">
            <wp:extent cx="2462530" cy="1951500"/>
            <wp:effectExtent l="0" t="0" r="1270" b="4445"/>
            <wp:docPr id="1648781046" name="Picture 6" descr="A graph of a graph showing the value of a shell corre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81046" name="Picture 6" descr="A graph of a graph showing the value of a shell correction&#10;&#10;Description automatically generated with medium confidence"/>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a:xfrm>
                      <a:off x="0" y="0"/>
                      <a:ext cx="2490819" cy="1973919"/>
                    </a:xfrm>
                    <a:prstGeom prst="rect">
                      <a:avLst/>
                    </a:prstGeom>
                  </pic:spPr>
                </pic:pic>
              </a:graphicData>
            </a:graphic>
          </wp:inline>
        </w:drawing>
      </w:r>
    </w:p>
    <w:p w:rsidR="00344F7B" w:rsidRPr="00344F7B" w:rsidP="00344F7B" w14:paraId="71224D11" w14:textId="73BE79CE">
      <w:pPr>
        <w:pStyle w:val="NormalWeb"/>
        <w:ind w:left="360"/>
        <w:jc w:val="both"/>
        <w:rPr>
          <w:sz w:val="28"/>
          <w:szCs w:val="28"/>
        </w:rPr>
      </w:pPr>
      <w:r w:rsidRPr="00344F7B">
        <w:rPr>
          <w:b/>
          <w:bCs/>
          <w:sz w:val="28"/>
          <w:szCs w:val="28"/>
          <w:lang w:val="en-US"/>
        </w:rPr>
        <w:t>Figure 1</w:t>
      </w:r>
      <w:r w:rsidRPr="00344F7B">
        <w:rPr>
          <w:sz w:val="28"/>
          <w:szCs w:val="28"/>
          <w:lang w:val="en-US"/>
        </w:rPr>
        <w:t>: Shell corrections for beryllium, fluorine, lithium, neon, oxygen, and aluminum are shown in this plot as a function of proton energy, which was calculated from Ref. [10]. Through a comparison of the shell corrections derived from Ref. [10], any disparities or convergences in the data can be identified, offering valuable information on the precision and dependability of the theoretical model embodied from Ref. [10]. Typically, an orbital-by-orbital method is employed to compute shell adjustments. The projectile velocities vary where the shell corrections peak due to fluctuations in orbital electron velocities, which are considered via this method.</w:t>
      </w:r>
    </w:p>
    <w:p w:rsidR="00344F7B" w:rsidRPr="00344F7B" w:rsidP="00344F7B" w14:paraId="7D76F90D" w14:textId="77777777">
      <w:pPr>
        <w:jc w:val="both"/>
        <w:rPr>
          <w:rFonts w:ascii="Times New Roman" w:hAnsi="Times New Roman" w:cs="Times New Roman"/>
          <w:sz w:val="28"/>
          <w:szCs w:val="28"/>
        </w:rPr>
      </w:pPr>
      <w:r w:rsidRPr="00344F7B">
        <w:rPr>
          <w:rFonts w:ascii="Times New Roman" w:hAnsi="Times New Roman" w:cs="Times New Roman"/>
          <w:noProof/>
          <w:sz w:val="28"/>
          <w:szCs w:val="28"/>
        </w:rPr>
        <w:drawing>
          <wp:inline distT="0" distB="0" distL="0" distR="0">
            <wp:extent cx="2893060" cy="1777960"/>
            <wp:effectExtent l="0" t="0" r="2540" b="635"/>
            <wp:docPr id="630100603" name="Picture 12"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00603" name="Picture 12" descr="A graph with lines and numbers&#10;&#10;Description automatically generated"/>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a:xfrm>
                      <a:off x="0" y="0"/>
                      <a:ext cx="2981463" cy="1832289"/>
                    </a:xfrm>
                    <a:prstGeom prst="rect">
                      <a:avLst/>
                    </a:prstGeom>
                  </pic:spPr>
                </pic:pic>
              </a:graphicData>
            </a:graphic>
          </wp:inline>
        </w:drawing>
      </w:r>
      <w:r w:rsidRPr="00344F7B">
        <w:rPr>
          <w:rFonts w:ascii="Times New Roman" w:hAnsi="Times New Roman" w:cs="Times New Roman"/>
          <w:noProof/>
          <w:sz w:val="28"/>
          <w:szCs w:val="28"/>
        </w:rPr>
        <w:drawing>
          <wp:inline distT="0" distB="0" distL="0" distR="0">
            <wp:extent cx="2869565" cy="1778000"/>
            <wp:effectExtent l="0" t="0" r="635" b="0"/>
            <wp:docPr id="433706687" name="Picture 11" descr="A graph with a red line and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06687" name="Picture 11" descr="A graph with a red line and blue line&#10;&#10;Description automatically generated"/>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a:xfrm>
                      <a:off x="0" y="0"/>
                      <a:ext cx="2869565" cy="1778000"/>
                    </a:xfrm>
                    <a:prstGeom prst="rect">
                      <a:avLst/>
                    </a:prstGeom>
                  </pic:spPr>
                </pic:pic>
              </a:graphicData>
            </a:graphic>
          </wp:inline>
        </w:drawing>
      </w:r>
    </w:p>
    <w:p w:rsidR="00344F7B" w:rsidRPr="00344F7B" w:rsidP="00344F7B" w14:paraId="583D51BF" w14:textId="77777777">
      <w:pPr>
        <w:jc w:val="both"/>
        <w:rPr>
          <w:rFonts w:ascii="Times New Roman" w:hAnsi="Times New Roman" w:cs="Times New Roman"/>
          <w:sz w:val="28"/>
          <w:szCs w:val="28"/>
        </w:rPr>
      </w:pPr>
    </w:p>
    <w:p w:rsidR="00344F7B" w:rsidRPr="00344F7B" w:rsidP="00344F7B" w14:paraId="4375E720" w14:textId="77777777">
      <w:pPr>
        <w:jc w:val="both"/>
        <w:rPr>
          <w:rFonts w:ascii="Times New Roman" w:hAnsi="Times New Roman" w:cs="Times New Roman"/>
          <w:sz w:val="28"/>
          <w:szCs w:val="28"/>
        </w:rPr>
      </w:pPr>
      <w:r w:rsidRPr="00344F7B">
        <w:rPr>
          <w:rFonts w:ascii="Times New Roman" w:hAnsi="Times New Roman" w:cs="Times New Roman"/>
          <w:noProof/>
          <w:sz w:val="28"/>
          <w:szCs w:val="28"/>
        </w:rPr>
        <w:drawing>
          <wp:inline distT="0" distB="0" distL="0" distR="0">
            <wp:extent cx="2831465" cy="1892300"/>
            <wp:effectExtent l="0" t="0" r="635" b="0"/>
            <wp:docPr id="1232467123"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67123" name="Picture 1" descr="A graph with lines and numbers&#10;&#10;Description automatically generated"/>
                    <pic:cNvPicPr/>
                  </pic:nvPicPr>
                  <pic:blipFill>
                    <a:blip xmlns:r="http://schemas.openxmlformats.org/officeDocument/2006/relationships" r:embed="rId15"/>
                    <a:stretch>
                      <a:fillRect/>
                    </a:stretch>
                  </pic:blipFill>
                  <pic:spPr>
                    <a:xfrm>
                      <a:off x="0" y="0"/>
                      <a:ext cx="2872636" cy="1919815"/>
                    </a:xfrm>
                    <a:prstGeom prst="rect">
                      <a:avLst/>
                    </a:prstGeom>
                  </pic:spPr>
                </pic:pic>
              </a:graphicData>
            </a:graphic>
          </wp:inline>
        </w:drawing>
      </w:r>
      <w:r w:rsidRPr="00344F7B">
        <w:rPr>
          <w:rFonts w:ascii="Times New Roman" w:hAnsi="Times New Roman" w:cs="Times New Roman"/>
          <w:noProof/>
          <w:sz w:val="28"/>
          <w:szCs w:val="28"/>
        </w:rPr>
        <w:drawing>
          <wp:inline distT="0" distB="0" distL="0" distR="0">
            <wp:extent cx="2933149" cy="1891030"/>
            <wp:effectExtent l="0" t="0" r="635" b="1270"/>
            <wp:docPr id="1225998482" name="Picture 1" descr="A graph of a graph showing a line of energ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98482" name="Picture 1" descr="A graph of a graph showing a line of energy&#10;&#10;Description automatically generated with medium confidence"/>
                    <pic:cNvPicPr/>
                  </pic:nvPicPr>
                  <pic:blipFill>
                    <a:blip xmlns:r="http://schemas.openxmlformats.org/officeDocument/2006/relationships" r:embed="rId16"/>
                    <a:stretch>
                      <a:fillRect/>
                    </a:stretch>
                  </pic:blipFill>
                  <pic:spPr>
                    <a:xfrm>
                      <a:off x="0" y="0"/>
                      <a:ext cx="2995075" cy="1930954"/>
                    </a:xfrm>
                    <a:prstGeom prst="rect">
                      <a:avLst/>
                    </a:prstGeom>
                  </pic:spPr>
                </pic:pic>
              </a:graphicData>
            </a:graphic>
          </wp:inline>
        </w:drawing>
      </w:r>
    </w:p>
    <w:p w:rsidR="00344F7B" w:rsidRPr="00344F7B" w:rsidP="00344F7B" w14:paraId="1D308F31" w14:textId="77777777">
      <w:pPr>
        <w:jc w:val="both"/>
        <w:rPr>
          <w:rFonts w:ascii="Times New Roman" w:hAnsi="Times New Roman" w:cs="Times New Roman"/>
          <w:sz w:val="28"/>
          <w:szCs w:val="28"/>
        </w:rPr>
      </w:pPr>
    </w:p>
    <w:p w:rsidR="00344F7B" w:rsidRPr="00344F7B" w:rsidP="00344F7B" w14:paraId="7C57D91B" w14:textId="4327F06D">
      <w:pPr>
        <w:jc w:val="both"/>
        <w:rPr>
          <w:rFonts w:ascii="Times New Roman" w:eastAsia="Times New Roman" w:hAnsi="Times New Roman" w:cs="Times New Roman"/>
          <w:kern w:val="0"/>
          <w:sz w:val="28"/>
          <w:szCs w:val="28"/>
          <w14:ligatures w14:val="none"/>
        </w:rPr>
      </w:pPr>
      <w:r w:rsidRPr="00344F7B">
        <w:rPr>
          <w:rStyle w:val="Strong"/>
          <w:rFonts w:ascii="Times New Roman" w:hAnsi="Times New Roman" w:cs="Times New Roman"/>
          <w:sz w:val="28"/>
          <w:szCs w:val="28"/>
          <w:lang w:val="en-US"/>
        </w:rPr>
        <w:t>Figure 2:</w:t>
      </w:r>
      <w:r w:rsidR="002803A0">
        <w:rPr>
          <w:rFonts w:ascii="Times New Roman" w:hAnsi="Times New Roman" w:cs="Times New Roman"/>
          <w:sz w:val="28"/>
          <w:szCs w:val="28"/>
          <w:lang w:val="en-US"/>
        </w:rPr>
        <w:t xml:space="preserve"> Comparison of theoretical model predictions with SRIM and PSTAR data for selected materials. The theoretical models </w:t>
      </w:r>
      <w:del w:id="54" w:author="Curie" w:date="2024-07-29T18:29:06Z">
        <w:r w:rsidR="002803A0">
          <w:rPr>
            <w:rFonts w:ascii="Times New Roman" w:hAnsi="Times New Roman" w:cs="Times New Roman"/>
            <w:sz w:val="28"/>
            <w:szCs w:val="28"/>
            <w:lang w:val="en-US"/>
          </w:rPr>
          <w:delText>show strong agreement with</w:delText>
        </w:r>
      </w:del>
      <w:ins w:id="55" w:author="Curie" w:date="2024-07-29T18:29:06Z">
        <w:r>
          <w:rPr>
            <w:rFonts w:ascii="Times New Roman" w:eastAsia="Aptos" w:hAnsi="Times New Roman" w:cs="Times New Roman"/>
            <w:sz w:val="28"/>
            <w:szCs w:val="28"/>
            <w:lang w:val="en-US"/>
          </w:rPr>
          <w:t>strongly agree with the</w:t>
        </w:r>
      </w:ins>
      <w:r w:rsidR="002803A0">
        <w:rPr>
          <w:rFonts w:ascii="Times New Roman" w:hAnsi="Times New Roman" w:cs="Times New Roman"/>
          <w:sz w:val="28"/>
          <w:szCs w:val="28"/>
          <w:lang w:val="en-US"/>
        </w:rPr>
        <w:t xml:space="preserve"> SRIM simulations and PSTAR experimental data, particularly for high-energy protons where the </w:t>
      </w:r>
      <w:del w:id="56" w:author="Curie" w:date="2024-07-29T18:29:06Z">
        <w:r w:rsidR="002803A0">
          <w:rPr>
            <w:rFonts w:ascii="Times New Roman" w:hAnsi="Times New Roman" w:cs="Times New Roman"/>
            <w:sz w:val="28"/>
            <w:szCs w:val="28"/>
            <w:lang w:val="en-US"/>
          </w:rPr>
          <w:delText>Bethe-Bloch</w:delText>
        </w:r>
      </w:del>
      <w:ins w:id="57" w:author="Curie" w:date="2024-07-29T18:29:06Z">
        <w:r>
          <w:rPr>
            <w:rFonts w:ascii="Times New Roman" w:eastAsia="Aptos" w:hAnsi="Times New Roman" w:cs="Times New Roman"/>
            <w:sz w:val="28"/>
            <w:szCs w:val="28"/>
            <w:lang w:val="en-US"/>
          </w:rPr>
          <w:t>Bethe–Bloch</w:t>
        </w:r>
      </w:ins>
      <w:r w:rsidR="002803A0">
        <w:rPr>
          <w:rFonts w:ascii="Times New Roman" w:hAnsi="Times New Roman" w:cs="Times New Roman"/>
          <w:sz w:val="28"/>
          <w:szCs w:val="28"/>
          <w:lang w:val="en-US"/>
        </w:rPr>
        <w:t xml:space="preserve"> theory was applied. Proton stopping power calculations for oxygen (O), aluminum (Al), and two compounds </w:t>
      </w:r>
      <m:oMath>
        <m:sSub>
          <m:sSubPr>
            <m:ctrlPr>
              <w:rPr>
                <w:rFonts w:ascii="Cambria Math" w:hAnsi="Cambria Math" w:cs="Times New Roman"/>
                <w:i/>
                <w:sz w:val="28"/>
                <w:szCs w:val="28"/>
              </w:rPr>
            </m:ctrlPr>
          </m:sSubPr>
          <m:e>
            <m:r>
              <w:rPr>
                <w:rFonts w:ascii="Cambria Math" w:hAnsi="Cambria Math" w:cs="Times New Roman"/>
                <w:sz w:val="28"/>
                <w:szCs w:val="28"/>
                <w:lang w:val="en-US"/>
              </w:rPr>
              <m:t>Al</m:t>
            </m:r>
          </m:e>
          <m:sub>
            <m:r>
              <w:rPr>
                <w:rFonts w:ascii="Cambria Math" w:hAnsi="Cambria Math" w:cs="Times New Roman"/>
                <w:sz w:val="28"/>
                <w:szCs w:val="28"/>
                <w:lang w:val="en-US"/>
              </w:rPr>
              <m:t>2</m:t>
            </m:r>
          </m:sub>
        </m:sSub>
        <m:sSub>
          <m:sSubPr>
            <m:ctrlPr>
              <w:rPr>
                <w:rFonts w:ascii="Cambria Math" w:hAnsi="Cambria Math" w:cs="Times New Roman"/>
                <w:i/>
                <w:sz w:val="28"/>
                <w:szCs w:val="28"/>
              </w:rPr>
            </m:ctrlPr>
          </m:sSubPr>
          <m:e>
            <m:r>
              <w:rPr>
                <w:rFonts w:ascii="Cambria Math" w:hAnsi="Cambria Math" w:cs="Times New Roman"/>
                <w:sz w:val="28"/>
                <w:szCs w:val="28"/>
                <w:lang w:val="en-US"/>
              </w:rPr>
              <m:t>0</m:t>
            </m:r>
          </m:e>
          <m:sub>
            <m:r>
              <w:rPr>
                <w:rFonts w:ascii="Cambria Math" w:hAnsi="Cambria Math" w:cs="Times New Roman"/>
                <w:sz w:val="28"/>
                <w:szCs w:val="28"/>
                <w:lang w:val="en-US"/>
              </w:rPr>
              <m:t>3</m:t>
            </m:r>
          </m:sub>
        </m:sSub>
      </m:oMath>
      <w:r w:rsidRPr="00344F7B">
        <w:rPr>
          <w:rFonts w:ascii="Times New Roman" w:hAnsi="Times New Roman" w:cs="Times New Roman"/>
          <w:sz w:val="28"/>
          <w:szCs w:val="28"/>
          <w:lang w:val="en-US"/>
        </w:rPr>
        <w:t xml:space="preserve"> and BaFBr are plotted against proton energy, ranging from 0.1 MeV to 10,000 MeV, represented in MeV</w:t>
      </w:r>
      <w:r w:rsidRPr="00344F7B">
        <w:rPr>
          <w:rFonts w:ascii="Cambria Math" w:hAnsi="Cambria Math" w:cs="Cambria Math"/>
          <w:sz w:val="28"/>
          <w:szCs w:val="28"/>
          <w:lang w:val="en-US"/>
        </w:rPr>
        <w:t>⋅</w:t>
      </w:r>
      <w:r w:rsidRPr="00344F7B">
        <w:rPr>
          <w:rFonts w:ascii="Times New Roman" w:hAnsi="Times New Roman" w:cs="Times New Roman"/>
          <w:sz w:val="28"/>
          <w:szCs w:val="28"/>
          <w:lang w:val="en-US"/>
        </w:rPr>
        <w:t>cm²/g.</w:t>
      </w:r>
    </w:p>
    <w:p w:rsidR="00344F7B" w:rsidRPr="00344F7B" w:rsidP="00344F7B" w14:paraId="48FB5010" w14:textId="77777777">
      <w:pPr>
        <w:jc w:val="both"/>
        <w:rPr>
          <w:rFonts w:ascii="Times New Roman" w:hAnsi="Times New Roman" w:cs="Times New Roman"/>
          <w:sz w:val="28"/>
          <w:szCs w:val="28"/>
        </w:rPr>
      </w:pPr>
      <w:r w:rsidRPr="00344F7B">
        <w:rPr>
          <w:rFonts w:ascii="Times New Roman" w:hAnsi="Times New Roman" w:cs="Times New Roman"/>
          <w:b/>
          <w:bCs/>
          <w:noProof/>
          <w:sz w:val="28"/>
          <w:szCs w:val="28"/>
        </w:rPr>
        <w:drawing>
          <wp:inline distT="0" distB="0" distL="0" distR="0">
            <wp:extent cx="2673309" cy="2082165"/>
            <wp:effectExtent l="0" t="0" r="0" b="635"/>
            <wp:docPr id="1555210885" name="Picture 16" descr="A graph with number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10885" name="Picture 16" descr="A graph with numbers and a line&#10;&#10;Description automatically generated with medium confidence"/>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a:xfrm>
                      <a:off x="0" y="0"/>
                      <a:ext cx="2743378" cy="2136739"/>
                    </a:xfrm>
                    <a:prstGeom prst="rect">
                      <a:avLst/>
                    </a:prstGeom>
                  </pic:spPr>
                </pic:pic>
              </a:graphicData>
            </a:graphic>
          </wp:inline>
        </w:drawing>
      </w:r>
      <w:r w:rsidRPr="00344F7B">
        <w:rPr>
          <w:rFonts w:ascii="Times New Roman" w:hAnsi="Times New Roman" w:cs="Times New Roman"/>
          <w:noProof/>
          <w:sz w:val="28"/>
          <w:szCs w:val="28"/>
        </w:rPr>
        <w:drawing>
          <wp:inline distT="0" distB="0" distL="0" distR="0">
            <wp:extent cx="3042920" cy="2082418"/>
            <wp:effectExtent l="0" t="0" r="5080" b="635"/>
            <wp:docPr id="952222394" name="Picture 13" descr="A graph of power consump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22394" name="Picture 13" descr="A graph of power consumption&#10;&#10;Description automatically generated with medium confidence"/>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a:xfrm>
                      <a:off x="0" y="0"/>
                      <a:ext cx="3076123" cy="2105141"/>
                    </a:xfrm>
                    <a:prstGeom prst="rect">
                      <a:avLst/>
                    </a:prstGeom>
                  </pic:spPr>
                </pic:pic>
              </a:graphicData>
            </a:graphic>
          </wp:inline>
        </w:drawing>
      </w:r>
      <w:r w:rsidRPr="00344F7B">
        <w:rPr>
          <w:rFonts w:ascii="Times New Roman" w:hAnsi="Times New Roman" w:cs="Times New Roman"/>
          <w:noProof/>
          <w:sz w:val="28"/>
          <w:szCs w:val="28"/>
        </w:rPr>
        <w:drawing>
          <wp:inline distT="0" distB="0" distL="0" distR="0">
            <wp:extent cx="2665710" cy="2000250"/>
            <wp:effectExtent l="0" t="0" r="1905" b="0"/>
            <wp:docPr id="229344939" name="Picture 14" descr="A graph of a graph showing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44939" name="Picture 14" descr="A graph of a graph showing a line&#10;&#10;Description automatically generated with medium confidence"/>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a:xfrm>
                      <a:off x="0" y="0"/>
                      <a:ext cx="2791212" cy="2094422"/>
                    </a:xfrm>
                    <a:prstGeom prst="rect">
                      <a:avLst/>
                    </a:prstGeom>
                  </pic:spPr>
                </pic:pic>
              </a:graphicData>
            </a:graphic>
          </wp:inline>
        </w:drawing>
      </w:r>
      <w:r w:rsidRPr="00344F7B">
        <w:rPr>
          <w:rFonts w:ascii="Times New Roman" w:hAnsi="Times New Roman" w:cs="Times New Roman"/>
          <w:noProof/>
          <w:sz w:val="28"/>
          <w:szCs w:val="28"/>
        </w:rPr>
        <w:drawing>
          <wp:inline distT="0" distB="0" distL="0" distR="0">
            <wp:extent cx="3055620" cy="2120265"/>
            <wp:effectExtent l="0" t="0" r="5080" b="635"/>
            <wp:docPr id="661395615" name="Picture 1" descr="A graph with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95615" name="Picture 1" descr="A graph with a line graph&#10;&#10;Description automatically generated"/>
                    <pic:cNvPicPr/>
                  </pic:nvPicPr>
                  <pic:blipFill>
                    <a:blip xmlns:r="http://schemas.openxmlformats.org/officeDocument/2006/relationships" r:embed="rId20"/>
                    <a:stretch>
                      <a:fillRect/>
                    </a:stretch>
                  </pic:blipFill>
                  <pic:spPr>
                    <a:xfrm>
                      <a:off x="0" y="0"/>
                      <a:ext cx="3166011" cy="2196864"/>
                    </a:xfrm>
                    <a:prstGeom prst="rect">
                      <a:avLst/>
                    </a:prstGeom>
                  </pic:spPr>
                </pic:pic>
              </a:graphicData>
            </a:graphic>
          </wp:inline>
        </w:drawing>
      </w:r>
    </w:p>
    <w:p w:rsidR="00344F7B" w:rsidRPr="00344F7B" w:rsidP="00344F7B" w14:paraId="6C3B4D40" w14:textId="77777777">
      <w:pPr>
        <w:jc w:val="both"/>
        <w:rPr>
          <w:rFonts w:ascii="Times New Roman" w:hAnsi="Times New Roman" w:cs="Times New Roman"/>
          <w:sz w:val="28"/>
          <w:szCs w:val="28"/>
        </w:rPr>
      </w:pPr>
    </w:p>
    <w:p w:rsidR="00344F7B" w:rsidP="00344F7B" w14:paraId="3A0F8F7B" w14:textId="49131D2D">
      <w:pPr>
        <w:spacing w:after="100" w:afterAutospacing="1"/>
        <w:jc w:val="both"/>
        <w:rPr>
          <w:rFonts w:ascii="Times New Roman" w:hAnsi="Times New Roman" w:cs="Times New Roman"/>
          <w:color w:val="000000" w:themeColor="text1"/>
          <w:sz w:val="28"/>
          <w:szCs w:val="28"/>
        </w:rPr>
      </w:pPr>
      <w:r w:rsidRPr="00B043D3">
        <w:rPr>
          <w:rFonts w:ascii="Times New Roman" w:hAnsi="Times New Roman" w:cs="Times New Roman"/>
          <w:b/>
          <w:bCs/>
          <w:color w:val="000000" w:themeColor="text1"/>
          <w:sz w:val="28"/>
          <w:szCs w:val="28"/>
          <w:lang w:val="en-US"/>
        </w:rPr>
        <w:t>Figure 3</w:t>
      </w:r>
      <w:r w:rsidRPr="00344F7B">
        <w:rPr>
          <w:rFonts w:ascii="Times New Roman" w:hAnsi="Times New Roman" w:cs="Times New Roman"/>
          <w:color w:val="000000" w:themeColor="text1"/>
          <w:sz w:val="28"/>
          <w:szCs w:val="28"/>
          <w:lang w:val="en-US"/>
        </w:rPr>
        <w:t xml:space="preserve">: Graph illustrating the energy ranges for the water/air, water/Al2O3, and BaFBr/water stopping power ratios. At 10 MeV, water had a stopping power ratio of </w:t>
      </w:r>
      <w:r w:rsidRPr="00344F7B">
        <w:rPr>
          <w:rFonts w:ascii="Times New Roman" w:eastAsia="Times New Roman" w:hAnsi="Times New Roman" w:cs="Times New Roman"/>
          <w:kern w:val="0"/>
          <w:sz w:val="28"/>
          <w:szCs w:val="28"/>
          <w:lang w:val="en-US"/>
          <w14:ligatures w14:val="none"/>
        </w:rPr>
        <w:t>approximately</w:t>
      </w:r>
      <w:r w:rsidRPr="00344F7B">
        <w:rPr>
          <w:rFonts w:ascii="Times New Roman" w:hAnsi="Times New Roman" w:cs="Times New Roman"/>
          <w:color w:val="000000" w:themeColor="text1"/>
          <w:sz w:val="28"/>
          <w:szCs w:val="28"/>
          <w:lang w:val="en-US"/>
        </w:rPr>
        <w:t xml:space="preserve"> 1.05 to that of air. On the other hand, at 1 MeV, it was </w:t>
      </w:r>
      <w:r w:rsidRPr="00344F7B">
        <w:rPr>
          <w:rFonts w:ascii="Times New Roman" w:eastAsia="Times New Roman" w:hAnsi="Times New Roman" w:cs="Times New Roman"/>
          <w:kern w:val="0"/>
          <w:sz w:val="28"/>
          <w:szCs w:val="28"/>
          <w:lang w:val="en-US"/>
          <w14:ligatures w14:val="none"/>
        </w:rPr>
        <w:t>approximately</w:t>
      </w:r>
      <w:r w:rsidRPr="00344F7B">
        <w:rPr>
          <w:rFonts w:ascii="Times New Roman" w:hAnsi="Times New Roman" w:cs="Times New Roman"/>
          <w:color w:val="000000" w:themeColor="text1"/>
          <w:sz w:val="28"/>
          <w:szCs w:val="28"/>
          <w:lang w:val="en-US"/>
        </w:rPr>
        <w:t xml:space="preserve"> 1.12 times greater than that of Al2O3, whereas the BaFBr-to-water ratio was approximately 0.95. These results are summarized in the figures below by showing the calculated stopping power ratios for Al2O3-to-water and air-to-water and other pairs</w:t>
      </w:r>
      <w:ins w:id="58" w:author="Curie" w:date="2024-07-29T18:29:06Z">
        <w:r>
          <w:rPr>
            <w:rFonts w:ascii="Times New Roman" w:eastAsia="Aptos" w:hAnsi="Times New Roman" w:cs="Times New Roman"/>
            <w:color w:val="000000"/>
            <w:sz w:val="28"/>
            <w:szCs w:val="28"/>
            <w:lang w:val="en-US"/>
          </w:rPr>
          <w:t>,</w:t>
        </w:r>
      </w:ins>
      <w:r w:rsidRPr="00344F7B">
        <w:rPr>
          <w:rFonts w:ascii="Times New Roman" w:hAnsi="Times New Roman" w:cs="Times New Roman"/>
          <w:color w:val="000000" w:themeColor="text1"/>
          <w:sz w:val="28"/>
          <w:szCs w:val="28"/>
          <w:lang w:val="en-US"/>
        </w:rPr>
        <w:t xml:space="preserve"> such as BaFBr-to-water and water-to-Al2O3, on the basis of our theoretical models. The findings also show that dosimeters are generally accurate in LET assessment at higher proton energies, therefore agreeing with predictions made by theory. However, there were large differences in the lower energies where we used the semiempirical model described above. These observations underscore the limitations of current dosimeter techniques in measuring low-energy linear energy transfer (LET), as proposed by the semiempirical modeling approach taken for this study.</w:t>
      </w:r>
    </w:p>
    <w:p w:rsidR="00372B45" w:rsidP="00344F7B" w14:paraId="77AEB14E" w14:textId="77777777">
      <w:pPr>
        <w:spacing w:after="100" w:afterAutospacing="1"/>
        <w:jc w:val="both"/>
        <w:rPr>
          <w:rFonts w:ascii="Times New Roman" w:hAnsi="Times New Roman" w:cs="Times New Roman"/>
          <w:color w:val="000000" w:themeColor="text1"/>
          <w:sz w:val="28"/>
          <w:szCs w:val="28"/>
        </w:rPr>
      </w:pPr>
    </w:p>
    <w:p w:rsidR="00372B45" w:rsidRPr="00344F7B" w:rsidP="00344F7B" w14:paraId="03632D82" w14:textId="77777777">
      <w:pPr>
        <w:spacing w:after="100" w:afterAutospacing="1"/>
        <w:jc w:val="both"/>
        <w:rPr>
          <w:rFonts w:ascii="Times New Roman" w:hAnsi="Times New Roman" w:cs="Times New Roman"/>
          <w:color w:val="000000" w:themeColor="text1"/>
          <w:sz w:val="28"/>
          <w:szCs w:val="28"/>
        </w:rPr>
      </w:pPr>
    </w:p>
    <w:p w:rsidR="00344F7B" w:rsidRPr="00344F7B" w:rsidP="00344F7B" w14:paraId="68E01A3C" w14:textId="77777777">
      <w:pPr>
        <w:spacing w:after="100" w:afterAutospacing="1"/>
        <w:jc w:val="both"/>
        <w:rPr>
          <w:rFonts w:ascii="Times New Roman" w:eastAsia="Times New Roman" w:hAnsi="Times New Roman" w:cs="Times New Roman"/>
          <w:b/>
          <w:bCs/>
          <w:kern w:val="0"/>
          <w:sz w:val="28"/>
          <w:szCs w:val="28"/>
          <w14:ligatures w14:val="none"/>
        </w:rPr>
      </w:pPr>
      <w:r w:rsidRPr="00344F7B">
        <w:rPr>
          <w:rFonts w:ascii="Times New Roman" w:eastAsia="Times New Roman" w:hAnsi="Times New Roman" w:cs="Times New Roman"/>
          <w:b/>
          <w:bCs/>
          <w:kern w:val="0"/>
          <w:sz w:val="28"/>
          <w:szCs w:val="28"/>
          <w:lang w:val="en-US"/>
          <w14:ligatures w14:val="none"/>
        </w:rPr>
        <w:t>Discussion</w:t>
      </w:r>
    </w:p>
    <w:p w:rsidR="00344F7B" w:rsidRPr="00344F7B" w:rsidP="00344F7B" w14:paraId="785B5EEA" w14:textId="4C3FA5B3">
      <w:pPr>
        <w:jc w:val="both"/>
        <w:rPr>
          <w:rFonts w:ascii="Times New Roman" w:hAnsi="Times New Roman" w:cs="Times New Roman"/>
          <w:sz w:val="28"/>
          <w:szCs w:val="28"/>
        </w:rPr>
      </w:pPr>
      <w:r w:rsidRPr="00344F7B">
        <w:rPr>
          <w:rFonts w:ascii="Times New Roman" w:hAnsi="Times New Roman" w:cs="Times New Roman"/>
          <w:sz w:val="28"/>
          <w:szCs w:val="28"/>
          <w:lang w:val="en-US"/>
        </w:rPr>
        <w:t>For the evaluation in this study, the performances of high-</w:t>
      </w:r>
      <m:oMath>
        <m:sSub>
          <m:sSubPr>
            <m:ctrlPr>
              <w:rPr>
                <w:rFonts w:ascii="Cambria Math" w:hAnsi="Cambria Math" w:cs="Times New Roman"/>
                <w:i/>
                <w:sz w:val="28"/>
                <w:szCs w:val="28"/>
              </w:rPr>
            </m:ctrlPr>
          </m:sSubPr>
          <m:e>
            <m:r>
              <w:rPr>
                <w:rFonts w:ascii="Cambria Math" w:hAnsi="Cambria Math" w:cs="Times New Roman"/>
                <w:sz w:val="28"/>
                <w:szCs w:val="28"/>
                <w:lang w:val="en-US"/>
              </w:rPr>
              <m:t>Z</m:t>
            </m:r>
          </m:e>
          <m:sub>
            <m:r>
              <w:rPr>
                <w:rFonts w:ascii="Cambria Math" w:hAnsi="Cambria Math" w:cs="Times New Roman"/>
                <w:sz w:val="28"/>
                <w:szCs w:val="28"/>
                <w:lang w:val="en-US"/>
              </w:rPr>
              <m:t>eff</m:t>
            </m:r>
          </m:sub>
        </m:sSub>
      </m:oMath>
      <w:r w:rsidRPr="00344F7B">
        <w:rPr>
          <w:rFonts w:ascii="Times New Roman" w:hAnsi="Times New Roman" w:cs="Times New Roman"/>
          <w:sz w:val="28"/>
          <w:szCs w:val="28"/>
          <w:lang w:val="en-US"/>
        </w:rPr>
        <w:t xml:space="preserve"> BaFBr and low-</w:t>
      </w:r>
      <m:oMath>
        <m:sSub>
          <m:sSubPr>
            <m:ctrlPr>
              <w:rPr>
                <w:rFonts w:ascii="Cambria Math" w:hAnsi="Cambria Math" w:cs="Times New Roman"/>
                <w:i/>
                <w:sz w:val="28"/>
                <w:szCs w:val="28"/>
              </w:rPr>
            </m:ctrlPr>
          </m:sSubPr>
          <m:e>
            <m:r>
              <w:rPr>
                <w:rFonts w:ascii="Cambria Math" w:hAnsi="Cambria Math" w:cs="Times New Roman"/>
                <w:sz w:val="28"/>
                <w:szCs w:val="28"/>
                <w:lang w:val="en-US"/>
              </w:rPr>
              <m:t>Z</m:t>
            </m:r>
          </m:e>
          <m:sub>
            <m:r>
              <w:rPr>
                <w:rFonts w:ascii="Cambria Math" w:hAnsi="Cambria Math" w:cs="Times New Roman"/>
                <w:sz w:val="28"/>
                <w:szCs w:val="28"/>
                <w:lang w:val="en-US"/>
              </w:rPr>
              <m:t>eff</m:t>
            </m:r>
          </m:sub>
        </m:sSub>
      </m:oMath>
      <w:r w:rsidRPr="00344F7B">
        <w:rPr>
          <w:rFonts w:ascii="Times New Roman" w:hAnsi="Times New Roman" w:cs="Times New Roman"/>
          <w:sz w:val="28"/>
          <w:szCs w:val="28"/>
          <w:lang w:val="en-US"/>
        </w:rPr>
        <w:t xml:space="preserve"> Al2O3 and water materials in the measurement of linear energy transfer (LET) for proton therapy dosimetry were compared. Our results showed that both high-</w:t>
      </w:r>
      <m:oMath>
        <m:sSub>
          <m:sSubPr>
            <m:ctrlPr>
              <w:rPr>
                <w:rFonts w:ascii="Cambria Math" w:hAnsi="Cambria Math" w:cs="Times New Roman"/>
                <w:i/>
                <w:sz w:val="28"/>
                <w:szCs w:val="28"/>
              </w:rPr>
            </m:ctrlPr>
          </m:sSubPr>
          <m:e>
            <m:r>
              <w:rPr>
                <w:rFonts w:ascii="Cambria Math" w:hAnsi="Cambria Math" w:cs="Times New Roman"/>
                <w:sz w:val="28"/>
                <w:szCs w:val="28"/>
                <w:lang w:val="en-US"/>
              </w:rPr>
              <m:t>Z</m:t>
            </m:r>
          </m:e>
          <m:sub>
            <m:r>
              <w:rPr>
                <w:rFonts w:ascii="Cambria Math" w:hAnsi="Cambria Math" w:cs="Times New Roman"/>
                <w:sz w:val="28"/>
                <w:szCs w:val="28"/>
                <w:lang w:val="en-US"/>
              </w:rPr>
              <m:t>eff</m:t>
            </m:r>
          </m:sub>
        </m:sSub>
      </m:oMath>
      <w:r w:rsidRPr="00344F7B">
        <w:rPr>
          <w:rFonts w:ascii="Times New Roman" w:hAnsi="Times New Roman" w:cs="Times New Roman"/>
          <w:sz w:val="28"/>
          <w:szCs w:val="28"/>
          <w:lang w:val="en-US"/>
        </w:rPr>
        <w:t xml:space="preserve"> and low-</w:t>
      </w:r>
      <m:oMath>
        <m:sSub>
          <m:sSubPr>
            <m:ctrlPr>
              <w:rPr>
                <w:rFonts w:ascii="Cambria Math" w:hAnsi="Cambria Math" w:cs="Times New Roman"/>
                <w:i/>
                <w:sz w:val="28"/>
                <w:szCs w:val="28"/>
              </w:rPr>
            </m:ctrlPr>
          </m:sSubPr>
          <m:e>
            <m:r>
              <w:rPr>
                <w:rFonts w:ascii="Cambria Math" w:hAnsi="Cambria Math" w:cs="Times New Roman"/>
                <w:sz w:val="28"/>
                <w:szCs w:val="28"/>
                <w:lang w:val="en-US"/>
              </w:rPr>
              <m:t>Z</m:t>
            </m:r>
          </m:e>
          <m:sub>
            <m:r>
              <w:rPr>
                <w:rFonts w:ascii="Cambria Math" w:hAnsi="Cambria Math" w:cs="Times New Roman"/>
                <w:sz w:val="28"/>
                <w:szCs w:val="28"/>
                <w:lang w:val="en-US"/>
              </w:rPr>
              <m:t>eff</m:t>
            </m:r>
          </m:sub>
        </m:sSub>
      </m:oMath>
      <w:r w:rsidRPr="00344F7B">
        <w:rPr>
          <w:rFonts w:ascii="Times New Roman" w:hAnsi="Times New Roman" w:cs="Times New Roman"/>
          <w:sz w:val="28"/>
          <w:szCs w:val="28"/>
          <w:lang w:val="en-US"/>
        </w:rPr>
        <w:t xml:space="preserve"> could yield good-quality LET measurements, and the theoretical predictions are in good agreement with the experimental data. This broad scope of works covers a strong gap in the literature and allows the comparison of both high-</w:t>
      </w:r>
      <m:oMath>
        <m:sSub>
          <m:sSubPr>
            <m:ctrlPr>
              <w:rPr>
                <w:rFonts w:ascii="Cambria Math" w:hAnsi="Cambria Math" w:cs="Times New Roman"/>
                <w:i/>
                <w:sz w:val="28"/>
                <w:szCs w:val="28"/>
              </w:rPr>
            </m:ctrlPr>
          </m:sSubPr>
          <m:e>
            <m:r>
              <w:rPr>
                <w:rFonts w:ascii="Cambria Math" w:hAnsi="Cambria Math" w:cs="Times New Roman"/>
                <w:sz w:val="28"/>
                <w:szCs w:val="28"/>
                <w:lang w:val="en-US"/>
              </w:rPr>
              <m:t>Z</m:t>
            </m:r>
          </m:e>
          <m:sub>
            <m:r>
              <w:rPr>
                <w:rFonts w:ascii="Cambria Math" w:hAnsi="Cambria Math" w:cs="Times New Roman"/>
                <w:sz w:val="28"/>
                <w:szCs w:val="28"/>
                <w:lang w:val="en-US"/>
              </w:rPr>
              <m:t>eff</m:t>
            </m:r>
          </m:sub>
        </m:sSub>
      </m:oMath>
      <w:r w:rsidRPr="00344F7B">
        <w:rPr>
          <w:rFonts w:ascii="Times New Roman" w:hAnsi="Times New Roman" w:cs="Times New Roman"/>
          <w:sz w:val="28"/>
          <w:szCs w:val="28"/>
          <w:lang w:val="en-US"/>
        </w:rPr>
        <w:t xml:space="preserve"> and low-</w:t>
      </w:r>
      <m:oMath>
        <m:sSub>
          <m:sSubPr>
            <m:ctrlPr>
              <w:rPr>
                <w:rFonts w:ascii="Cambria Math" w:hAnsi="Cambria Math" w:cs="Times New Roman"/>
                <w:i/>
                <w:sz w:val="28"/>
                <w:szCs w:val="28"/>
              </w:rPr>
            </m:ctrlPr>
          </m:sSubPr>
          <m:e>
            <m:r>
              <w:rPr>
                <w:rFonts w:ascii="Cambria Math" w:hAnsi="Cambria Math" w:cs="Times New Roman"/>
                <w:sz w:val="28"/>
                <w:szCs w:val="28"/>
                <w:lang w:val="en-US"/>
              </w:rPr>
              <m:t>Z</m:t>
            </m:r>
          </m:e>
          <m:sub>
            <m:r>
              <w:rPr>
                <w:rFonts w:ascii="Cambria Math" w:hAnsi="Cambria Math" w:cs="Times New Roman"/>
                <w:sz w:val="28"/>
                <w:szCs w:val="28"/>
                <w:lang w:val="en-US"/>
              </w:rPr>
              <m:t>eff</m:t>
            </m:r>
          </m:sub>
        </m:sSub>
      </m:oMath>
      <w:r w:rsidRPr="00344F7B">
        <w:rPr>
          <w:rFonts w:ascii="Times New Roman" w:hAnsi="Times New Roman" w:cs="Times New Roman"/>
          <w:sz w:val="28"/>
          <w:szCs w:val="28"/>
          <w:lang w:val="en-US"/>
        </w:rPr>
        <w:t xml:space="preserve"> materials with each other at the same time and in a wide proton energy range. Our methodology follows and builds on Zullo </w:t>
      </w:r>
      <w:r w:rsidRPr="00344F7B">
        <w:rPr>
          <w:rFonts w:ascii="Times New Roman" w:hAnsi="Times New Roman" w:cs="Times New Roman"/>
          <w:sz w:val="28"/>
          <w:szCs w:val="28"/>
          <w:lang w:val="en-US"/>
        </w:rPr>
        <w:t>et al</w:t>
      </w:r>
      <w:r w:rsidRPr="00344F7B">
        <w:rPr>
          <w:rFonts w:ascii="Times New Roman" w:hAnsi="Times New Roman" w:cs="Times New Roman"/>
          <w:sz w:val="28"/>
          <w:szCs w:val="28"/>
          <w:lang w:val="en-US"/>
        </w:rPr>
        <w:t>. [11], who validated water as a standard material for LET measurements. The quantum mechanical theory of stopping power, which is based on the fundamental works of Bethe, 1930 [12], and Bloch, 1933</w:t>
      </w:r>
      <w:ins w:id="59" w:author="Curie" w:date="2024-07-29T18:29:06Z">
        <w:r>
          <w:rPr>
            <w:rFonts w:ascii="Times New Roman" w:eastAsia="Aptos" w:hAnsi="Times New Roman" w:cs="Times New Roman"/>
            <w:sz w:val="28"/>
            <w:szCs w:val="28"/>
            <w:lang w:val="en-US"/>
          </w:rPr>
          <w:t xml:space="preserve"> </w:t>
        </w:r>
      </w:ins>
      <w:r w:rsidRPr="00344F7B">
        <w:rPr>
          <w:rFonts w:ascii="Times New Roman" w:hAnsi="Times New Roman" w:cs="Times New Roman"/>
          <w:sz w:val="28"/>
          <w:szCs w:val="28"/>
          <w:lang w:val="en-US"/>
        </w:rPr>
        <w:t>[13], was developed. Their seminal contributions are the backbone for understanding LET for all materials. We extend their approach to include high-</w:t>
      </w:r>
      <m:oMath>
        <m:sSub>
          <m:sSubPr>
            <m:ctrlPr>
              <w:rPr>
                <w:rFonts w:ascii="Cambria Math" w:hAnsi="Cambria Math" w:cs="Times New Roman"/>
                <w:i/>
                <w:sz w:val="28"/>
                <w:szCs w:val="28"/>
              </w:rPr>
            </m:ctrlPr>
          </m:sSubPr>
          <m:e>
            <m:r>
              <w:rPr>
                <w:rFonts w:ascii="Cambria Math" w:hAnsi="Cambria Math" w:cs="Times New Roman"/>
                <w:sz w:val="28"/>
                <w:szCs w:val="28"/>
                <w:lang w:val="en-US"/>
              </w:rPr>
              <m:t>Z</m:t>
            </m:r>
          </m:e>
          <m:sub>
            <m:r>
              <w:rPr>
                <w:rFonts w:ascii="Cambria Math" w:hAnsi="Cambria Math" w:cs="Times New Roman"/>
                <w:sz w:val="28"/>
                <w:szCs w:val="28"/>
                <w:lang w:val="en-US"/>
              </w:rPr>
              <m:t>eff</m:t>
            </m:r>
          </m:sub>
        </m:sSub>
      </m:oMath>
      <w:r w:rsidRPr="00344F7B">
        <w:rPr>
          <w:rFonts w:ascii="Times New Roman" w:hAnsi="Times New Roman" w:cs="Times New Roman"/>
          <w:sz w:val="28"/>
          <w:szCs w:val="28"/>
          <w:lang w:val="en-US"/>
        </w:rPr>
        <w:t xml:space="preserve"> materials such as BaFBr, which makes the device more sensitive to LET variations. Unlike the study by Ahmad </w:t>
      </w:r>
      <w:r w:rsidRPr="00344F7B">
        <w:rPr>
          <w:rFonts w:ascii="Times New Roman" w:hAnsi="Times New Roman" w:cs="Times New Roman"/>
          <w:sz w:val="28"/>
          <w:szCs w:val="28"/>
          <w:lang w:val="en-US"/>
        </w:rPr>
        <w:t>et al</w:t>
      </w:r>
      <w:r w:rsidRPr="00344F7B">
        <w:rPr>
          <w:rFonts w:ascii="Times New Roman" w:hAnsi="Times New Roman" w:cs="Times New Roman"/>
          <w:sz w:val="28"/>
          <w:szCs w:val="28"/>
          <w:lang w:val="en-US"/>
        </w:rPr>
        <w:t>. (2017) [14] on high-</w:t>
      </w:r>
      <m:oMath>
        <m:sSub>
          <m:sSubPr>
            <m:ctrlPr>
              <w:rPr>
                <w:rFonts w:ascii="Cambria Math" w:hAnsi="Cambria Math" w:cs="Times New Roman"/>
                <w:i/>
                <w:sz w:val="28"/>
                <w:szCs w:val="28"/>
              </w:rPr>
            </m:ctrlPr>
          </m:sSubPr>
          <m:e>
            <m:r>
              <w:rPr>
                <w:rFonts w:ascii="Cambria Math" w:hAnsi="Cambria Math" w:cs="Times New Roman"/>
                <w:sz w:val="28"/>
                <w:szCs w:val="28"/>
                <w:lang w:val="en-US"/>
              </w:rPr>
              <m:t>Z</m:t>
            </m:r>
          </m:e>
          <m:sub>
            <m:r>
              <w:rPr>
                <w:rFonts w:ascii="Cambria Math" w:hAnsi="Cambria Math" w:cs="Times New Roman"/>
                <w:sz w:val="28"/>
                <w:szCs w:val="28"/>
                <w:lang w:val="en-US"/>
              </w:rPr>
              <m:t>eff</m:t>
            </m:r>
          </m:sub>
        </m:sSub>
      </m:oMath>
      <w:r w:rsidRPr="00344F7B">
        <w:rPr>
          <w:rFonts w:ascii="Times New Roman" w:hAnsi="Times New Roman" w:cs="Times New Roman"/>
          <w:sz w:val="28"/>
          <w:szCs w:val="28"/>
          <w:lang w:val="en-US"/>
        </w:rPr>
        <w:t xml:space="preserve"> nanomaterials such as gold, silver, and platinum, our study compared low-</w:t>
      </w:r>
      <m:oMath>
        <m:sSub>
          <m:sSubPr>
            <m:ctrlPr>
              <w:rPr>
                <w:rFonts w:ascii="Cambria Math" w:hAnsi="Cambria Math" w:cs="Times New Roman"/>
                <w:i/>
                <w:sz w:val="28"/>
                <w:szCs w:val="28"/>
              </w:rPr>
            </m:ctrlPr>
          </m:sSubPr>
          <m:e>
            <m:r>
              <w:rPr>
                <w:rFonts w:ascii="Cambria Math" w:hAnsi="Cambria Math" w:cs="Times New Roman"/>
                <w:sz w:val="28"/>
                <w:szCs w:val="28"/>
                <w:lang w:val="en-US"/>
              </w:rPr>
              <m:t>Z</m:t>
            </m:r>
          </m:e>
          <m:sub>
            <m:r>
              <w:rPr>
                <w:rFonts w:ascii="Cambria Math" w:hAnsi="Cambria Math" w:cs="Times New Roman"/>
                <w:sz w:val="28"/>
                <w:szCs w:val="28"/>
                <w:lang w:val="en-US"/>
              </w:rPr>
              <m:t>eff</m:t>
            </m:r>
          </m:sub>
        </m:sSub>
      </m:oMath>
      <w:r w:rsidRPr="00344F7B">
        <w:rPr>
          <w:rFonts w:ascii="Times New Roman" w:hAnsi="Times New Roman" w:cs="Times New Roman"/>
          <w:sz w:val="28"/>
          <w:szCs w:val="28"/>
          <w:lang w:val="en-US"/>
        </w:rPr>
        <w:t xml:space="preserve"> materials to obtain a broader perspective. This finding resonates with the comprehensive data on stopping power available from Ziegler (1977) [15] but for helium ions. Our results, however, show the same trends in the stopping power </w:t>
      </w:r>
      <w:r w:rsidRPr="00344F7B">
        <w:rPr>
          <w:rFonts w:ascii="Times New Roman" w:hAnsi="Times New Roman" w:cs="Times New Roman"/>
          <w:sz w:val="28"/>
          <w:szCs w:val="28"/>
          <w:lang w:val="en-US"/>
        </w:rPr>
        <w:t>vs</w:t>
      </w:r>
      <w:r w:rsidRPr="00344F7B">
        <w:rPr>
          <w:rFonts w:ascii="Times New Roman" w:hAnsi="Times New Roman" w:cs="Times New Roman"/>
          <w:sz w:val="28"/>
          <w:szCs w:val="28"/>
          <w:lang w:val="en-US"/>
        </w:rPr>
        <w:t xml:space="preserve">. material properties but for protons. At 10 MeV, the </w:t>
      </w:r>
      <w:del w:id="60" w:author="Curie" w:date="2024-07-29T18:29:06Z">
        <w:r w:rsidRPr="00344F7B">
          <w:rPr>
            <w:rFonts w:ascii="Times New Roman" w:hAnsi="Times New Roman" w:cs="Times New Roman"/>
            <w:sz w:val="28"/>
            <w:szCs w:val="28"/>
            <w:lang w:val="en-US"/>
          </w:rPr>
          <w:delText>water-to-air</w:delText>
        </w:r>
      </w:del>
      <w:ins w:id="61" w:author="Curie" w:date="2024-07-29T18:29:06Z">
        <w:r>
          <w:rPr>
            <w:rFonts w:ascii="Times New Roman" w:eastAsia="Aptos" w:hAnsi="Times New Roman" w:cs="Times New Roman"/>
            <w:sz w:val="28"/>
            <w:szCs w:val="28"/>
            <w:lang w:val="en-US"/>
          </w:rPr>
          <w:t>W/A</w:t>
        </w:r>
      </w:ins>
      <w:r w:rsidRPr="00344F7B">
        <w:rPr>
          <w:rFonts w:ascii="Times New Roman" w:hAnsi="Times New Roman" w:cs="Times New Roman"/>
          <w:sz w:val="28"/>
          <w:szCs w:val="28"/>
          <w:lang w:val="en-US"/>
        </w:rPr>
        <w:t xml:space="preserve"> ratio in ionization chambers filled with air is approximately 1.05, and this value is nearly the same for tissues equivalent to water. This shows how important it is to have the material properties taken into account in obtaining LET measurements. One of the strengths of this study is that the materials representing high</w:t>
      </w:r>
      <w:del w:id="62" w:author="Curie" w:date="2024-07-29T18:29:06Z">
        <w:r w:rsidRPr="00344F7B">
          <w:rPr>
            <w:rFonts w:ascii="Times New Roman" w:hAnsi="Times New Roman" w:cs="Times New Roman"/>
            <w:sz w:val="28"/>
            <w:szCs w:val="28"/>
            <w:lang w:val="en-US"/>
          </w:rPr>
          <w:delText>-</w:delText>
        </w:r>
      </w:del>
      <w:ins w:id="63" w:author="Curie" w:date="2024-07-29T18:29:06Z">
        <w:r>
          <w:rPr>
            <w:rFonts w:ascii="Times New Roman" w:eastAsia="Aptos" w:hAnsi="Times New Roman" w:cs="Times New Roman"/>
            <w:sz w:val="28"/>
            <w:szCs w:val="28"/>
            <w:lang w:val="en-US"/>
          </w:rPr>
          <w:t xml:space="preserve"> </w:t>
        </w:r>
      </w:ins>
      <m:oMath>
        <m:sSub>
          <m:sSubPr>
            <m:ctrlPr>
              <w:rPr>
                <w:rFonts w:ascii="Cambria Math" w:hAnsi="Cambria Math" w:cs="Times New Roman"/>
                <w:i/>
                <w:sz w:val="28"/>
                <w:szCs w:val="28"/>
              </w:rPr>
            </m:ctrlPr>
          </m:sSubPr>
          <m:e>
            <m:r>
              <w:rPr>
                <w:rFonts w:ascii="Cambria Math" w:hAnsi="Cambria Math" w:cs="Times New Roman"/>
                <w:sz w:val="28"/>
                <w:szCs w:val="28"/>
                <w:lang w:val="en-US"/>
              </w:rPr>
              <m:t>Z</m:t>
            </m:r>
          </m:e>
          <m:sub>
            <m:r>
              <w:rPr>
                <w:rFonts w:ascii="Cambria Math" w:hAnsi="Cambria Math" w:cs="Times New Roman"/>
                <w:sz w:val="28"/>
                <w:szCs w:val="28"/>
                <w:lang w:val="en-US"/>
              </w:rPr>
              <m:t>eff</m:t>
            </m:r>
          </m:sub>
        </m:sSub>
      </m:oMath>
      <w:r w:rsidRPr="00344F7B">
        <w:rPr>
          <w:rFonts w:ascii="Times New Roman" w:hAnsi="Times New Roman" w:cs="Times New Roman"/>
          <w:sz w:val="28"/>
          <w:szCs w:val="28"/>
          <w:lang w:val="en-US"/>
        </w:rPr>
        <w:t xml:space="preserve"> and low</w:t>
      </w:r>
      <w:del w:id="64" w:author="Curie" w:date="2024-07-29T18:29:06Z">
        <w:r w:rsidRPr="00344F7B">
          <w:rPr>
            <w:rFonts w:ascii="Times New Roman" w:hAnsi="Times New Roman" w:cs="Times New Roman"/>
            <w:sz w:val="28"/>
            <w:szCs w:val="28"/>
            <w:lang w:val="en-US"/>
          </w:rPr>
          <w:delText>-</w:delText>
        </w:r>
      </w:del>
      <w:ins w:id="65" w:author="Curie" w:date="2024-07-29T18:29:06Z">
        <w:r>
          <w:rPr>
            <w:rFonts w:ascii="Times New Roman" w:eastAsia="Aptos" w:hAnsi="Times New Roman" w:cs="Times New Roman"/>
            <w:sz w:val="28"/>
            <w:szCs w:val="28"/>
            <w:lang w:val="en-US"/>
          </w:rPr>
          <w:t xml:space="preserve"> </w:t>
        </w:r>
      </w:ins>
      <m:oMath>
        <m:sSub>
          <m:sSubPr>
            <m:ctrlPr>
              <w:rPr>
                <w:rFonts w:ascii="Cambria Math" w:hAnsi="Cambria Math" w:cs="Times New Roman"/>
                <w:i/>
                <w:sz w:val="28"/>
                <w:szCs w:val="28"/>
              </w:rPr>
            </m:ctrlPr>
          </m:sSubPr>
          <m:e>
            <m:r>
              <w:rPr>
                <w:rFonts w:ascii="Cambria Math" w:hAnsi="Cambria Math" w:cs="Times New Roman"/>
                <w:sz w:val="28"/>
                <w:szCs w:val="28"/>
                <w:lang w:val="en-US"/>
              </w:rPr>
              <m:t>Z</m:t>
            </m:r>
          </m:e>
          <m:sub>
            <m:r>
              <w:rPr>
                <w:rFonts w:ascii="Cambria Math" w:hAnsi="Cambria Math" w:cs="Times New Roman"/>
                <w:sz w:val="28"/>
                <w:szCs w:val="28"/>
                <w:lang w:val="en-US"/>
              </w:rPr>
              <m:t>eff</m:t>
            </m:r>
          </m:sub>
        </m:sSub>
      </m:oMath>
      <w:r w:rsidRPr="00344F7B">
        <w:rPr>
          <w:rFonts w:ascii="Times New Roman" w:hAnsi="Times New Roman" w:cs="Times New Roman"/>
          <w:sz w:val="28"/>
          <w:szCs w:val="28"/>
          <w:lang w:val="en-US"/>
        </w:rPr>
        <w:t xml:space="preserve"> have been thoroughly checked, providing a broad view of the LET measurements. This spread is consistent with the studies of Evans (1972) [16], who described complex nuclear interactions within "The Atomic Nucleus." Far from providing a perfect synch, a potential drawback is the potential spread of material properties that may result in inconsistencies in LET values. In addition, our theoretical models adopt certain assumptions that are unlikely to have total liberal applicability in every clinical situation. Overall, our results significantly contribute to the development of proton therapy dosimetry. Improved accuracy in LET measurements can be associated with better treatment planning and, subsequently, with better treatment outcomes. The present study thus highlights that proper material selection should be of paramount importance when designing dosimeters, as clearly depicted through the differences in stopping power ratios. This will be able to help provide very specific tools in the applications of dosages and patient care. Even though our models and experimental data agree very well, alternative interpretations might seek to grade the different clinical settings and patient-specific factors. These factors should be considered subjects of further research to validate more and improve the models. Additional research is necessary to polish the theoretical models and verify their relevancy in broader clinical cases. In the development of materials, it is necessary to look at different compositions and states to achieve better accuracy and reliability in the measurement of LET. Another improvement could be seen if the range of proton energies and tissue types was increased to provide a broader picture of LET measurements within proton therapy.</w:t>
      </w:r>
    </w:p>
    <w:p w:rsidR="00344F7B" w:rsidRPr="00344F7B" w:rsidP="00344F7B" w14:paraId="7D6A1E76" w14:textId="5D76AB62">
      <w:pPr>
        <w:spacing w:before="100" w:beforeAutospacing="1" w:after="100" w:afterAutospacing="1"/>
        <w:jc w:val="both"/>
        <w:rPr>
          <w:rFonts w:ascii="Times New Roman" w:eastAsia="Times New Roman" w:hAnsi="Times New Roman" w:cs="Times New Roman"/>
          <w:kern w:val="0"/>
          <w:sz w:val="28"/>
          <w:szCs w:val="28"/>
          <w14:ligatures w14:val="none"/>
        </w:rPr>
      </w:pPr>
      <w:r w:rsidRPr="00344F7B">
        <w:rPr>
          <w:rFonts w:ascii="Times New Roman" w:eastAsia="Times New Roman" w:hAnsi="Times New Roman" w:cs="Times New Roman"/>
          <w:b/>
          <w:bCs/>
          <w:kern w:val="0"/>
          <w:sz w:val="28"/>
          <w:szCs w:val="28"/>
          <w:lang w:val="en-US"/>
          <w14:ligatures w14:val="none"/>
        </w:rPr>
        <w:t>Conclusions</w:t>
      </w:r>
      <w:r w:rsidRPr="00344F7B">
        <w:rPr>
          <w:rFonts w:ascii="Times New Roman" w:eastAsia="Times New Roman" w:hAnsi="Times New Roman" w:cs="Times New Roman"/>
          <w:kern w:val="0"/>
          <w:sz w:val="28"/>
          <w:szCs w:val="28"/>
          <w:lang w:val="en-US"/>
          <w14:ligatures w14:val="none"/>
        </w:rPr>
        <w:t>: This study confirms the feasibility of using high-</w:t>
      </w:r>
      <m:oMath>
        <m:sSub>
          <m:sSubPr>
            <m:ctrlPr>
              <w:rPr>
                <w:rFonts w:ascii="Cambria Math" w:hAnsi="Cambria Math" w:cs="Times New Roman"/>
                <w:i/>
                <w:sz w:val="28"/>
                <w:szCs w:val="28"/>
              </w:rPr>
            </m:ctrlPr>
          </m:sSubPr>
          <m:e>
            <m:r>
              <w:rPr>
                <w:rFonts w:ascii="Cambria Math" w:hAnsi="Cambria Math" w:cs="Times New Roman"/>
                <w:sz w:val="28"/>
                <w:szCs w:val="28"/>
                <w:lang w:val="en-US"/>
              </w:rPr>
              <m:t>Z</m:t>
            </m:r>
          </m:e>
          <m:sub>
            <m:r>
              <w:rPr>
                <w:rFonts w:ascii="Cambria Math" w:hAnsi="Cambria Math" w:cs="Times New Roman"/>
                <w:sz w:val="28"/>
                <w:szCs w:val="28"/>
                <w:lang w:val="en-US"/>
              </w:rPr>
              <m:t>eff</m:t>
            </m:r>
          </m:sub>
        </m:sSub>
        <m:r>
          <w:rPr>
            <w:rFonts w:ascii="Cambria Math" w:hAnsi="Cambria Math" w:cs="Times New Roman"/>
            <w:sz w:val="28"/>
            <w:szCs w:val="28"/>
            <w:lang w:val="en-US"/>
          </w:rPr>
          <m:t xml:space="preserve"> </m:t>
        </m:r>
      </m:oMath>
      <w:r w:rsidRPr="00344F7B">
        <w:rPr>
          <w:rFonts w:ascii="Times New Roman" w:eastAsia="Times New Roman" w:hAnsi="Times New Roman" w:cs="Times New Roman"/>
          <w:kern w:val="0"/>
          <w:sz w:val="28"/>
          <w:szCs w:val="28"/>
          <w:lang w:val="en-US"/>
          <w14:ligatures w14:val="none"/>
        </w:rPr>
        <w:t>materials such as BaFBr and low-</w:t>
      </w:r>
      <m:oMath>
        <m:sSub>
          <m:sSubPr>
            <m:ctrlPr>
              <w:rPr>
                <w:rFonts w:ascii="Cambria Math" w:hAnsi="Cambria Math" w:cs="Times New Roman"/>
                <w:i/>
                <w:sz w:val="28"/>
                <w:szCs w:val="28"/>
              </w:rPr>
            </m:ctrlPr>
          </m:sSubPr>
          <m:e>
            <m:r>
              <w:rPr>
                <w:rFonts w:ascii="Cambria Math" w:hAnsi="Cambria Math" w:cs="Times New Roman"/>
                <w:sz w:val="28"/>
                <w:szCs w:val="28"/>
                <w:lang w:val="en-US"/>
              </w:rPr>
              <m:t>Z</m:t>
            </m:r>
          </m:e>
          <m:sub>
            <m:r>
              <w:rPr>
                <w:rFonts w:ascii="Cambria Math" w:hAnsi="Cambria Math" w:cs="Times New Roman"/>
                <w:sz w:val="28"/>
                <w:szCs w:val="28"/>
                <w:lang w:val="en-US"/>
              </w:rPr>
              <m:t>eff</m:t>
            </m:r>
          </m:sub>
        </m:sSub>
        <m:r>
          <w:rPr>
            <w:rFonts w:ascii="Cambria Math" w:hAnsi="Cambria Math" w:cs="Times New Roman"/>
            <w:sz w:val="28"/>
            <w:szCs w:val="28"/>
            <w:lang w:val="en-US"/>
          </w:rPr>
          <m:t xml:space="preserve"> </m:t>
        </m:r>
      </m:oMath>
      <w:r w:rsidRPr="00344F7B">
        <w:rPr>
          <w:rFonts w:ascii="Times New Roman" w:eastAsia="Times New Roman" w:hAnsi="Times New Roman" w:cs="Times New Roman"/>
          <w:kern w:val="0"/>
          <w:sz w:val="28"/>
          <w:szCs w:val="28"/>
          <w:lang w:val="en-US"/>
          <w14:ligatures w14:val="none"/>
        </w:rPr>
        <w:t xml:space="preserve">materials such as Al2O3 and water for accurate LET measurements in proton therapy. The results validate the use of the </w:t>
      </w:r>
      <w:del w:id="66" w:author="Curie" w:date="2024-07-29T18:29:06Z">
        <w:r w:rsidRPr="00344F7B">
          <w:rPr>
            <w:rFonts w:ascii="Times New Roman" w:eastAsia="Times New Roman" w:hAnsi="Times New Roman" w:cs="Times New Roman"/>
            <w:kern w:val="0"/>
            <w:sz w:val="28"/>
            <w:szCs w:val="28"/>
            <w:lang w:val="en-US"/>
            <w14:ligatures w14:val="none"/>
          </w:rPr>
          <w:delText>Bethe-Bloch</w:delText>
        </w:r>
      </w:del>
      <w:ins w:id="67" w:author="Curie" w:date="2024-07-29T18:29:06Z">
        <w:r>
          <w:rPr>
            <w:rFonts w:ascii="Times New Roman" w:eastAsia="Times New Roman" w:hAnsi="Times New Roman" w:cs="Times New Roman"/>
            <w:kern w:val="0"/>
            <w:sz w:val="28"/>
            <w:szCs w:val="28"/>
            <w:lang w:val="en-US"/>
          </w:rPr>
          <w:t>Bethe‒Bloch</w:t>
        </w:r>
      </w:ins>
      <w:r w:rsidRPr="00344F7B">
        <w:rPr>
          <w:rFonts w:ascii="Times New Roman" w:eastAsia="Times New Roman" w:hAnsi="Times New Roman" w:cs="Times New Roman"/>
          <w:kern w:val="0"/>
          <w:sz w:val="28"/>
          <w:szCs w:val="28"/>
          <w:lang w:val="en-US"/>
          <w14:ligatures w14:val="none"/>
        </w:rPr>
        <w:t xml:space="preserve"> theory and semiempirical models in dosimetric applications, enhancing the precision of LET measurements and contributing to improved radiation therapy outcomes.</w:t>
      </w:r>
    </w:p>
    <w:p w:rsidR="005D3517" w:rsidRPr="00F2709F" w:rsidP="005D3517" w14:paraId="5511579E" w14:textId="77777777">
      <w:pPr>
        <w:pStyle w:val="NormalWeb"/>
        <w:jc w:val="both"/>
        <w:rPr>
          <w:b/>
          <w:bCs/>
          <w:sz w:val="28"/>
          <w:szCs w:val="28"/>
        </w:rPr>
      </w:pPr>
      <w:r w:rsidRPr="006F15B5">
        <w:rPr>
          <w:b/>
          <w:bCs/>
          <w:sz w:val="28"/>
          <w:szCs w:val="28"/>
          <w:lang w:val="en-US"/>
        </w:rPr>
        <w:t>Declarations</w:t>
      </w:r>
      <w:r w:rsidRPr="006F15B5">
        <w:rPr>
          <w:b/>
          <w:bCs/>
          <w:sz w:val="28"/>
          <w:szCs w:val="28"/>
          <w:lang w:val="en-US"/>
        </w:rPr>
        <w:br/>
      </w:r>
      <w:r w:rsidRPr="006F15B5">
        <w:rPr>
          <w:b/>
          <w:bCs/>
          <w:sz w:val="28"/>
          <w:szCs w:val="28"/>
          <w:lang w:val="en-US"/>
        </w:rPr>
        <w:t>Ethics approval and consent to participate</w:t>
      </w:r>
    </w:p>
    <w:p w:rsidR="005D3517" w:rsidRPr="006F15B5" w:rsidP="005D3517" w14:paraId="155B2DA1" w14:textId="77777777">
      <w:pPr>
        <w:pStyle w:val="NormalWeb"/>
        <w:jc w:val="both"/>
        <w:rPr>
          <w:sz w:val="28"/>
          <w:szCs w:val="28"/>
        </w:rPr>
      </w:pPr>
      <w:r w:rsidRPr="006F15B5">
        <w:rPr>
          <w:sz w:val="28"/>
          <w:szCs w:val="28"/>
          <w:lang w:val="en-US"/>
        </w:rPr>
        <w:t>Not applicable.</w:t>
      </w:r>
    </w:p>
    <w:p w:rsidR="005D3517" w:rsidRPr="006F15B5" w:rsidP="005D3517" w14:paraId="65F23C2C" w14:textId="77777777">
      <w:pPr>
        <w:pStyle w:val="NormalWeb"/>
        <w:jc w:val="both"/>
        <w:rPr>
          <w:sz w:val="28"/>
          <w:szCs w:val="28"/>
        </w:rPr>
      </w:pPr>
      <w:r w:rsidRPr="006F15B5">
        <w:rPr>
          <w:b/>
          <w:bCs/>
          <w:sz w:val="28"/>
          <w:szCs w:val="28"/>
          <w:lang w:val="en-US"/>
        </w:rPr>
        <w:t>Consent for publication</w:t>
      </w:r>
    </w:p>
    <w:p w:rsidR="005D3517" w:rsidRPr="006F15B5" w:rsidP="005D3517" w14:paraId="18FB5727" w14:textId="77777777">
      <w:pPr>
        <w:pStyle w:val="NormalWeb"/>
        <w:jc w:val="both"/>
        <w:rPr>
          <w:sz w:val="28"/>
          <w:szCs w:val="28"/>
        </w:rPr>
      </w:pPr>
      <w:r w:rsidRPr="006F15B5">
        <w:rPr>
          <w:sz w:val="28"/>
          <w:szCs w:val="28"/>
          <w:lang w:val="en-US"/>
        </w:rPr>
        <w:t>Not applicable.</w:t>
      </w:r>
    </w:p>
    <w:p w:rsidR="005D3517" w:rsidRPr="006F15B5" w:rsidP="005D3517" w14:paraId="7D4B2D9C" w14:textId="77777777">
      <w:pPr>
        <w:pStyle w:val="NormalWeb"/>
        <w:jc w:val="both"/>
        <w:rPr>
          <w:sz w:val="28"/>
          <w:szCs w:val="28"/>
        </w:rPr>
      </w:pPr>
      <w:r w:rsidRPr="006F15B5">
        <w:rPr>
          <w:b/>
          <w:bCs/>
          <w:sz w:val="28"/>
          <w:szCs w:val="28"/>
          <w:lang w:val="en-US"/>
        </w:rPr>
        <w:t>Competing interests</w:t>
      </w:r>
    </w:p>
    <w:p w:rsidR="005D3517" w:rsidP="005D3517" w14:paraId="4821AD96" w14:textId="77777777">
      <w:pPr>
        <w:pStyle w:val="NormalWeb"/>
        <w:jc w:val="both"/>
        <w:rPr>
          <w:sz w:val="28"/>
          <w:szCs w:val="28"/>
        </w:rPr>
      </w:pPr>
      <w:r w:rsidRPr="006F15B5">
        <w:rPr>
          <w:sz w:val="28"/>
          <w:szCs w:val="28"/>
          <w:lang w:val="en-US"/>
        </w:rPr>
        <w:t>There are no competing interests declared by the authors.</w:t>
      </w:r>
    </w:p>
    <w:p w:rsidR="005D3517" w:rsidRPr="006F15B5" w:rsidP="005D3517" w14:paraId="4F0D2D55" w14:textId="77777777">
      <w:pPr>
        <w:pStyle w:val="NormalWeb"/>
        <w:jc w:val="both"/>
        <w:rPr>
          <w:sz w:val="28"/>
          <w:szCs w:val="28"/>
        </w:rPr>
      </w:pPr>
      <w:r w:rsidRPr="006F15B5">
        <w:rPr>
          <w:b/>
          <w:bCs/>
          <w:sz w:val="28"/>
          <w:szCs w:val="28"/>
          <w:lang w:val="en-US"/>
        </w:rPr>
        <w:t>Availability of data and materials</w:t>
      </w:r>
    </w:p>
    <w:p w:rsidR="005D3517" w:rsidRPr="00D208FF" w:rsidP="005D3517" w14:paraId="4790E78D" w14:textId="77777777">
      <w:pPr>
        <w:pStyle w:val="NormalWeb"/>
        <w:jc w:val="both"/>
        <w:rPr>
          <w:sz w:val="28"/>
          <w:szCs w:val="28"/>
        </w:rPr>
      </w:pPr>
      <w:r w:rsidRPr="006F15B5">
        <w:rPr>
          <w:sz w:val="28"/>
          <w:szCs w:val="28"/>
          <w:lang w:val="en-US"/>
        </w:rPr>
        <w:t>Not applicable.</w:t>
      </w:r>
    </w:p>
    <w:p w:rsidR="005D3517" w:rsidP="005D3517" w14:paraId="1D0FE59D" w14:textId="77777777">
      <w:pPr>
        <w:pStyle w:val="NormalWeb"/>
        <w:jc w:val="both"/>
        <w:rPr>
          <w:b/>
          <w:bCs/>
          <w:sz w:val="28"/>
          <w:szCs w:val="28"/>
        </w:rPr>
      </w:pPr>
      <w:r w:rsidRPr="007A7104">
        <w:rPr>
          <w:b/>
          <w:bCs/>
          <w:sz w:val="28"/>
          <w:szCs w:val="28"/>
          <w:lang w:val="en-US"/>
        </w:rPr>
        <w:t>References</w:t>
      </w:r>
    </w:p>
    <w:p w:rsidR="005D3517" w:rsidRPr="003C5BA8" w:rsidP="005D3517" w14:paraId="05E88644" w14:textId="77777777">
      <w:pPr>
        <w:shd w:val="clear" w:color="auto" w:fill="FFFFFF"/>
        <w:jc w:val="both"/>
        <w:rPr>
          <w:rFonts w:ascii="Times New Roman" w:eastAsia="Times New Roman" w:hAnsi="Times New Roman" w:cs="Times New Roman"/>
          <w:color w:val="212121"/>
          <w:kern w:val="0"/>
          <w:sz w:val="28"/>
          <w:szCs w:val="28"/>
          <w14:ligatures w14:val="none"/>
        </w:rPr>
      </w:pPr>
      <w:r>
        <w:rPr>
          <w:rFonts w:ascii="Times New Roman" w:hAnsi="Times New Roman" w:cs="Times New Roman"/>
          <w:sz w:val="28"/>
          <w:szCs w:val="28"/>
          <w:lang w:val="en-US"/>
        </w:rPr>
        <w:t xml:space="preserve">[1] </w:t>
      </w:r>
      <w:r w:rsidRPr="003C5BA8">
        <w:rPr>
          <w:rFonts w:ascii="Times New Roman" w:hAnsi="Times New Roman" w:cs="Times New Roman"/>
          <w:color w:val="1A1A1A"/>
          <w:sz w:val="28"/>
          <w:szCs w:val="28"/>
          <w:shd w:val="clear" w:color="auto" w:fill="FFFFFF"/>
          <w:lang w:val="en-US"/>
        </w:rPr>
        <w:t>J. F. Ziegler; Stopping of energetic light ions in elemental matter. </w:t>
      </w:r>
      <w:r w:rsidRPr="003C5BA8">
        <w:rPr>
          <w:rStyle w:val="Emphasis"/>
          <w:rFonts w:ascii="Times New Roman" w:hAnsi="Times New Roman" w:cs="Times New Roman"/>
          <w:color w:val="1A1A1A"/>
          <w:sz w:val="28"/>
          <w:szCs w:val="28"/>
          <w:bdr w:val="none" w:sz="0" w:space="0" w:color="auto" w:frame="1"/>
          <w:shd w:val="clear" w:color="auto" w:fill="FFFFFF"/>
          <w:lang w:val="en-US"/>
        </w:rPr>
        <w:t>J. Appl. Phys.</w:t>
      </w:r>
      <w:r w:rsidRPr="003C5BA8">
        <w:rPr>
          <w:rFonts w:ascii="Times New Roman" w:hAnsi="Times New Roman" w:cs="Times New Roman"/>
          <w:color w:val="1A1A1A"/>
          <w:sz w:val="28"/>
          <w:szCs w:val="28"/>
          <w:shd w:val="clear" w:color="auto" w:fill="FFFFFF"/>
          <w:lang w:val="en-US"/>
        </w:rPr>
        <w:t> 1 February 1999; 85 (3): 1249–1272. </w:t>
      </w:r>
      <w:hyperlink r:id="rId21" w:tgtFrame="_blank" w:history="1">
        <w:r w:rsidRPr="003C5BA8">
          <w:rPr>
            <w:rStyle w:val="Hyperlink"/>
            <w:rFonts w:ascii="Times New Roman" w:hAnsi="Times New Roman" w:cs="Times New Roman"/>
            <w:color w:val="0066CC"/>
            <w:sz w:val="28"/>
            <w:szCs w:val="28"/>
            <w:bdr w:val="none" w:sz="0" w:space="0" w:color="auto" w:frame="1"/>
            <w:shd w:val="clear" w:color="auto" w:fill="FFFFFF"/>
            <w:lang w:val="en-US"/>
          </w:rPr>
          <w:t>https://doi.org/10.1063/1.369844</w:t>
        </w:r>
      </w:hyperlink>
    </w:p>
    <w:p w:rsidR="005D3517" w:rsidRPr="003C5BA8" w:rsidP="005D3517" w14:paraId="44738418" w14:textId="77777777">
      <w:pPr>
        <w:shd w:val="clear" w:color="auto" w:fill="FFFFFF"/>
        <w:jc w:val="both"/>
        <w:rPr>
          <w:rFonts w:ascii="Times New Roman" w:eastAsia="Times New Roman" w:hAnsi="Times New Roman" w:cs="Times New Roman"/>
          <w:color w:val="212121"/>
          <w:kern w:val="0"/>
          <w:sz w:val="28"/>
          <w:szCs w:val="28"/>
          <w14:ligatures w14:val="none"/>
        </w:rPr>
      </w:pPr>
    </w:p>
    <w:p w:rsidR="005D3517" w:rsidRPr="003C5BA8" w:rsidP="005D3517" w14:paraId="1E9F58B3" w14:textId="77777777">
      <w:pPr>
        <w:shd w:val="clear" w:color="auto" w:fill="FFFFFF"/>
        <w:jc w:val="both"/>
        <w:rPr>
          <w:rFonts w:ascii="Times New Roman" w:hAnsi="Times New Roman" w:cs="Times New Roman"/>
          <w:sz w:val="28"/>
          <w:szCs w:val="28"/>
        </w:rPr>
      </w:pPr>
      <w:r w:rsidRPr="003C5BA8">
        <w:rPr>
          <w:rFonts w:ascii="Times New Roman" w:eastAsia="Times New Roman" w:hAnsi="Times New Roman" w:cs="Times New Roman"/>
          <w:color w:val="212121"/>
          <w:kern w:val="0"/>
          <w:sz w:val="28"/>
          <w:szCs w:val="28"/>
          <w:lang w:val="en-US"/>
          <w14:ligatures w14:val="none"/>
        </w:rPr>
        <w:t xml:space="preserve">[2] </w:t>
      </w:r>
      <w:r w:rsidRPr="003C5BA8">
        <w:rPr>
          <w:rFonts w:ascii="Times New Roman" w:hAnsi="Times New Roman" w:cs="Times New Roman"/>
          <w:sz w:val="28"/>
          <w:szCs w:val="28"/>
          <w:lang w:val="en-US"/>
        </w:rPr>
        <w:t>Bethe, H. A. (1930). Zur Theorie des Durchgangs schneller Korpuskularstrahlen durch Materie. Annalen der Physik, 397(3), 325-400. doi:10.1002/andp.19303970307</w:t>
      </w:r>
    </w:p>
    <w:p w:rsidR="005D3517" w:rsidRPr="003C5BA8" w:rsidP="005D3517" w14:paraId="621A858B" w14:textId="77777777">
      <w:pPr>
        <w:shd w:val="clear" w:color="auto" w:fill="FFFFFF"/>
        <w:jc w:val="both"/>
        <w:rPr>
          <w:rFonts w:ascii="Times New Roman" w:hAnsi="Times New Roman" w:cs="Times New Roman"/>
          <w:sz w:val="28"/>
          <w:szCs w:val="28"/>
        </w:rPr>
      </w:pPr>
    </w:p>
    <w:p w:rsidR="005D3517" w:rsidRPr="00EF48FA" w:rsidP="005D3517" w14:paraId="2E822061" w14:textId="77777777">
      <w:pPr>
        <w:shd w:val="clear" w:color="auto" w:fill="FFFFFF"/>
        <w:jc w:val="both"/>
        <w:rPr>
          <w:rFonts w:ascii="Times New Roman" w:hAnsi="Times New Roman" w:cs="Times New Roman"/>
          <w:sz w:val="28"/>
          <w:szCs w:val="28"/>
        </w:rPr>
      </w:pPr>
      <w:r w:rsidRPr="00EF48FA">
        <w:rPr>
          <w:rFonts w:ascii="Times New Roman" w:hAnsi="Times New Roman" w:cs="Times New Roman"/>
          <w:sz w:val="28"/>
          <w:szCs w:val="28"/>
          <w:lang w:val="en-US"/>
        </w:rPr>
        <w:t>[3] ICRU. Stopping Powers for Electrons and Positrons, Report 37; International Commission on Radiation Units and Measurements: Bethesda, MD, 1984.</w:t>
      </w:r>
    </w:p>
    <w:p w:rsidR="005D3517" w:rsidRPr="003C5BA8" w:rsidP="005D3517" w14:paraId="5120FEE1" w14:textId="77777777">
      <w:pPr>
        <w:shd w:val="clear" w:color="auto" w:fill="FFFFFF"/>
        <w:jc w:val="both"/>
        <w:rPr>
          <w:rFonts w:ascii="Times New Roman" w:hAnsi="Times New Roman" w:cs="Times New Roman"/>
          <w:sz w:val="28"/>
          <w:szCs w:val="28"/>
        </w:rPr>
      </w:pPr>
    </w:p>
    <w:p w:rsidR="005D3517" w:rsidRPr="003C5BA8" w:rsidP="005D3517" w14:paraId="79DEEF2D" w14:textId="77777777">
      <w:pPr>
        <w:shd w:val="clear" w:color="auto" w:fill="FFFFFF"/>
        <w:jc w:val="both"/>
        <w:rPr>
          <w:rFonts w:ascii="Times New Roman" w:eastAsia="Times New Roman" w:hAnsi="Times New Roman" w:cs="Times New Roman"/>
          <w:color w:val="212121"/>
          <w:kern w:val="0"/>
          <w:sz w:val="28"/>
          <w:szCs w:val="28"/>
          <w14:ligatures w14:val="none"/>
        </w:rPr>
      </w:pPr>
      <w:r w:rsidRPr="003C5BA8">
        <w:rPr>
          <w:rFonts w:ascii="Times New Roman" w:hAnsi="Times New Roman" w:cs="Times New Roman"/>
          <w:sz w:val="28"/>
          <w:szCs w:val="28"/>
          <w:lang w:val="en-US"/>
        </w:rPr>
        <w:t xml:space="preserve">[4] </w:t>
      </w:r>
      <w:r w:rsidRPr="003C5BA8">
        <w:rPr>
          <w:rFonts w:ascii="Times New Roman" w:eastAsia="Times New Roman" w:hAnsi="Times New Roman" w:cs="Times New Roman"/>
          <w:color w:val="212121"/>
          <w:kern w:val="0"/>
          <w:sz w:val="28"/>
          <w:szCs w:val="28"/>
          <w:lang w:val="en-US"/>
          <w14:ligatures w14:val="none"/>
        </w:rPr>
        <w:t>Inaniwa T, Weichert E, Masuda T, Tanaka S, Matsufuji N, Kanematsu N. Stopping-power ratio of body tissues with updated effective energies and elemental I values for treatment planning of proton therapy and ion beam therapy with helium, carbon, oxygen, and neon ions. Radiol Phys Technol. 2023 Jun;16(2):319-324. doi: 10.1007/s12194-023-00721-6. Epub 2023 Apr 23. PMID: 37087722.</w:t>
      </w:r>
    </w:p>
    <w:p w:rsidR="005D3517" w:rsidRPr="007A7104" w:rsidP="005D3517" w14:paraId="788A91B2" w14:textId="77777777">
      <w:pPr>
        <w:pStyle w:val="NormalWeb"/>
        <w:jc w:val="both"/>
        <w:rPr>
          <w:sz w:val="28"/>
          <w:szCs w:val="28"/>
        </w:rPr>
      </w:pPr>
      <w:r w:rsidRPr="007A7104">
        <w:rPr>
          <w:sz w:val="28"/>
          <w:szCs w:val="28"/>
          <w:lang w:val="en-US"/>
        </w:rPr>
        <w:t xml:space="preserve">[5] </w:t>
      </w:r>
      <w:r w:rsidRPr="007A7104">
        <w:rPr>
          <w:color w:val="333333"/>
          <w:sz w:val="28"/>
          <w:szCs w:val="28"/>
          <w:shd w:val="clear" w:color="auto" w:fill="FFFFFF"/>
          <w:lang w:val="en-US"/>
        </w:rPr>
        <w:t>INTERNATIONAL ATOMIC ENERGY AGENCY, Absorbed Dose Determination in External Beam Radiotherapy, Technical Reports Series No. 398, IAEA, Vienna (2000)</w:t>
      </w:r>
      <w:r w:rsidRPr="007A7104">
        <w:rPr>
          <w:sz w:val="28"/>
          <w:szCs w:val="28"/>
          <w:lang w:val="en-US"/>
        </w:rPr>
        <w:t xml:space="preserve"> </w:t>
      </w:r>
    </w:p>
    <w:p w:rsidR="005D3517" w:rsidRPr="007A7104" w:rsidP="005D3517" w14:paraId="77045FB5" w14:textId="77777777">
      <w:pPr>
        <w:pStyle w:val="NormalWeb"/>
        <w:jc w:val="both"/>
        <w:rPr>
          <w:sz w:val="28"/>
          <w:szCs w:val="28"/>
        </w:rPr>
      </w:pPr>
      <w:r w:rsidRPr="007A7104">
        <w:rPr>
          <w:sz w:val="28"/>
          <w:szCs w:val="28"/>
          <w:lang w:val="en-US"/>
        </w:rPr>
        <w:t xml:space="preserve">[6] </w:t>
      </w:r>
      <w:r w:rsidRPr="007A7104">
        <w:rPr>
          <w:color w:val="212121"/>
          <w:sz w:val="28"/>
          <w:szCs w:val="28"/>
          <w:shd w:val="clear" w:color="auto" w:fill="FFFFFF"/>
          <w:lang w:val="en-US"/>
        </w:rPr>
        <w:t>Hartmann GH, Jäkel O, Heeg P, Karger CP, Kriessbach A. Determination of water absorbed dose in a carbon ion beam using thimble ionization chambers. Phys Med Biol. 1999 May;44(5):1193-206. doi: 10.1088/0031-9155/44/5/008. PMID: 10368012.</w:t>
      </w:r>
      <w:r w:rsidRPr="007A7104">
        <w:rPr>
          <w:sz w:val="28"/>
          <w:szCs w:val="28"/>
          <w:lang w:val="en-US"/>
        </w:rPr>
        <w:t xml:space="preserve"> </w:t>
      </w:r>
    </w:p>
    <w:p w:rsidR="005D3517" w:rsidP="005D3517" w14:paraId="7AB12598" w14:textId="20838712">
      <w:pPr>
        <w:pStyle w:val="NormalWeb"/>
        <w:jc w:val="both"/>
        <w:rPr>
          <w:rFonts w:eastAsiaTheme="minorHAnsi"/>
          <w:color w:val="0000FF"/>
          <w:kern w:val="2"/>
          <w:sz w:val="28"/>
          <w:szCs w:val="28"/>
          <w:u w:val="single"/>
          <w14:ligatures w14:val="standardContextual"/>
        </w:rPr>
      </w:pPr>
      <w:r w:rsidRPr="007A7104">
        <w:rPr>
          <w:rFonts w:eastAsiaTheme="minorHAnsi"/>
          <w:kern w:val="2"/>
          <w:sz w:val="28"/>
          <w:szCs w:val="28"/>
          <w:lang w:val="en-US"/>
          <w14:ligatures w14:val="standardContextual"/>
        </w:rPr>
        <w:t xml:space="preserve">[6] SRIM. (2008). SRIM - The Stopping and Range of Ions in Matter. Retrieved July 12, 2024, from </w:t>
      </w:r>
      <w:hyperlink r:id="rId22" w:tgtFrame="_new" w:history="1">
        <w:r w:rsidRPr="007A7104">
          <w:rPr>
            <w:rFonts w:eastAsiaTheme="minorHAnsi"/>
            <w:color w:val="0000FF"/>
            <w:kern w:val="2"/>
            <w:sz w:val="28"/>
            <w:szCs w:val="28"/>
            <w:u w:val="single"/>
            <w:lang w:val="en-US"/>
            <w14:ligatures w14:val="standardContextual"/>
          </w:rPr>
          <w:t>http://www.srim.org/SRIM/SRIMLEGL.htm</w:t>
        </w:r>
      </w:hyperlink>
    </w:p>
    <w:p w:rsidR="0032550E" w:rsidP="005D3517" w14:paraId="6EE32F45" w14:textId="205E5555">
      <w:pPr>
        <w:pStyle w:val="NormalWeb"/>
        <w:jc w:val="both"/>
        <w:rPr>
          <w:rStyle w:val="Hyperlink"/>
          <w:rFonts w:eastAsiaTheme="majorEastAsia"/>
          <w:sz w:val="28"/>
          <w:szCs w:val="28"/>
        </w:rPr>
      </w:pPr>
      <w:r w:rsidRPr="007A7104">
        <w:rPr>
          <w:sz w:val="28"/>
          <w:szCs w:val="28"/>
          <w:lang w:val="en-US"/>
        </w:rPr>
        <w:t xml:space="preserve">[7] National Institute of Standards and Technology (NIST). (n.d.). PSTAR: Stopping power and range tables for protons. Retrieved from </w:t>
      </w:r>
      <w:hyperlink r:id="rId23" w:tgtFrame="_new" w:history="1">
        <w:r w:rsidRPr="007A7104">
          <w:rPr>
            <w:rStyle w:val="Hyperlink"/>
            <w:rFonts w:eastAsiaTheme="majorEastAsia"/>
            <w:sz w:val="28"/>
            <w:szCs w:val="28"/>
            <w:lang w:val="en-US"/>
          </w:rPr>
          <w:t>https://physics.nist.gov/PhysRefData/Star/Text/PSTAR.html</w:t>
        </w:r>
      </w:hyperlink>
    </w:p>
    <w:p w:rsidR="0032550E" w:rsidP="005D3517" w14:paraId="4326D2E0" w14:textId="22B1F706">
      <w:pPr>
        <w:pStyle w:val="NormalWeb"/>
        <w:jc w:val="both"/>
        <w:rPr>
          <w:color w:val="212121"/>
          <w:sz w:val="28"/>
          <w:szCs w:val="28"/>
          <w:shd w:val="clear" w:color="auto" w:fill="FFFFFF"/>
        </w:rPr>
      </w:pPr>
      <w:r w:rsidRPr="007A7104">
        <w:rPr>
          <w:sz w:val="28"/>
          <w:szCs w:val="28"/>
          <w:lang w:val="en-US"/>
        </w:rPr>
        <w:t xml:space="preserve">[8] </w:t>
      </w:r>
      <w:r w:rsidRPr="007A7104">
        <w:rPr>
          <w:color w:val="212121"/>
          <w:sz w:val="28"/>
          <w:szCs w:val="28"/>
          <w:shd w:val="clear" w:color="auto" w:fill="FFFFFF"/>
          <w:lang w:val="en-US"/>
        </w:rPr>
        <w:t>Henkner K, Bassler N, Sobolevsky N, Jäkel O. Monte Carlo simulations on the water-to-air stopping power ratio for carbon ion dosimetry. Med Phys. 2009 Apr;36(4):1230-5. doi: 10.1118/1.3085877. PMID: 19472630.</w:t>
      </w:r>
    </w:p>
    <w:p w:rsidR="00372B45" w:rsidRPr="00372B45" w:rsidP="005D3517" w14:paraId="2D9D0F5F" w14:textId="232541FC">
      <w:pPr>
        <w:pStyle w:val="NormalWeb"/>
        <w:jc w:val="both"/>
        <w:rPr>
          <w:rStyle w:val="Hyperlink"/>
          <w:color w:val="auto"/>
          <w:sz w:val="28"/>
          <w:szCs w:val="28"/>
          <w:u w:val="none"/>
        </w:rPr>
      </w:pPr>
      <w:r w:rsidRPr="00734581">
        <w:rPr>
          <w:sz w:val="28"/>
          <w:szCs w:val="28"/>
          <w:lang w:val="en-US"/>
        </w:rPr>
        <w:t>[9] Eckerman K, Endo A. ICRP Publication 107. Nuclear decay data for dosimetric calculations. Annals of the ICRP. 2008 ;38(3):7-96. DOI: 10.1016/j.icrp.2008.10.004. PMID: 19285593.</w:t>
      </w:r>
    </w:p>
    <w:p w:rsidR="005D3517" w:rsidP="005D3517" w14:paraId="7C6137C2" w14:textId="134130BC">
      <w:pPr>
        <w:shd w:val="clear" w:color="auto" w:fill="FFFFFF"/>
        <w:spacing w:line="315" w:lineRule="atLeast"/>
        <w:jc w:val="both"/>
        <w:rPr>
          <w:rStyle w:val="Hyperlink"/>
          <w:rFonts w:ascii="Times New Roman" w:hAnsi="Times New Roman" w:cs="Times New Roman"/>
          <w:sz w:val="28"/>
          <w:szCs w:val="28"/>
        </w:rPr>
      </w:pPr>
      <w:r w:rsidRPr="00800E34">
        <w:rPr>
          <w:rFonts w:ascii="Times New Roman" w:hAnsi="Times New Roman" w:cs="Times New Roman"/>
          <w:sz w:val="28"/>
          <w:szCs w:val="28"/>
          <w:lang w:val="en-US"/>
        </w:rPr>
        <w:t xml:space="preserve">[10] Sabin, J. R., &amp; Oddershede, J. (2009). An Analytical Representation of Shell Corrections for Stopping Power. International Journal of Quantum Chemistry, 109, 2933-2936. </w:t>
      </w:r>
      <w:hyperlink r:id="rId24" w:history="1">
        <w:r w:rsidRPr="001A1C24">
          <w:rPr>
            <w:rStyle w:val="Hyperlink"/>
            <w:rFonts w:ascii="Times New Roman" w:hAnsi="Times New Roman" w:cs="Times New Roman"/>
            <w:sz w:val="28"/>
            <w:szCs w:val="28"/>
            <w:lang w:val="en-US"/>
          </w:rPr>
          <w:t>https://doi.org/10.1002/qua.22126</w:t>
        </w:r>
      </w:hyperlink>
    </w:p>
    <w:p w:rsidR="00D94AFE" w:rsidP="005D3517" w14:paraId="174C4128" w14:textId="77777777">
      <w:pPr>
        <w:shd w:val="clear" w:color="auto" w:fill="FFFFFF"/>
        <w:spacing w:line="315" w:lineRule="atLeast"/>
        <w:jc w:val="both"/>
        <w:rPr>
          <w:rStyle w:val="Hyperlink"/>
          <w:rFonts w:ascii="Times New Roman" w:hAnsi="Times New Roman" w:cs="Times New Roman"/>
          <w:sz w:val="28"/>
          <w:szCs w:val="28"/>
        </w:rPr>
      </w:pPr>
    </w:p>
    <w:p w:rsidR="00396D0F" w:rsidRPr="00693A9F" w:rsidP="00693A9F" w14:paraId="3407ABBD" w14:textId="26D80933">
      <w:pPr>
        <w:jc w:val="both"/>
        <w:rPr>
          <w:rStyle w:val="Hyperlink"/>
          <w:rFonts w:ascii="Times New Roman" w:hAnsi="Times New Roman" w:cs="Times New Roman"/>
          <w:color w:val="auto"/>
          <w:sz w:val="28"/>
          <w:szCs w:val="28"/>
          <w:u w:val="none"/>
        </w:rPr>
      </w:pPr>
      <w:r w:rsidRPr="00EB5886">
        <w:rPr>
          <w:rFonts w:ascii="Times New Roman" w:hAnsi="Times New Roman" w:cs="Times New Roman"/>
          <w:sz w:val="28"/>
          <w:szCs w:val="28"/>
          <w:lang w:val="en-US"/>
        </w:rPr>
        <w:t>[11] Zullo, J. R., Kudchadker, R. J., Zhu, X. R., Sahoo, N., &amp; Gillin, M. T. (2010). LiF TLD-100 as a dosimeter in high energy proton beam therapy—can it yield accurate results?. Medical Dosimetry, 35(1), 63-66.</w:t>
      </w:r>
    </w:p>
    <w:p w:rsidR="00396D0F" w:rsidP="00396D0F" w14:paraId="297AA4AC" w14:textId="46163AD4">
      <w:pPr>
        <w:jc w:val="both"/>
        <w:rPr>
          <w:rFonts w:ascii="Times New Roman" w:hAnsi="Times New Roman" w:cs="Times New Roman"/>
          <w:sz w:val="28"/>
          <w:szCs w:val="28"/>
        </w:rPr>
      </w:pPr>
      <w:r w:rsidRPr="00EB5886">
        <w:rPr>
          <w:rFonts w:ascii="Times New Roman" w:hAnsi="Times New Roman" w:cs="Times New Roman"/>
          <w:sz w:val="28"/>
          <w:szCs w:val="28"/>
          <w:lang w:val="en-US"/>
        </w:rPr>
        <w:t>[12] Bethe, H. A. (1930). Zur Theorie des Durchgangs schneller Korpuskularstrahlen durch Materie. Annalen der Physik, 397(3), 325-400. doi:10.1002/andp.19303970307</w:t>
      </w:r>
    </w:p>
    <w:p w:rsidR="00396D0F" w:rsidRPr="00EB5886" w:rsidP="00396D0F" w14:paraId="610C20D7" w14:textId="77777777">
      <w:pPr>
        <w:jc w:val="both"/>
        <w:rPr>
          <w:rFonts w:ascii="Times New Roman" w:hAnsi="Times New Roman" w:cs="Times New Roman"/>
          <w:sz w:val="28"/>
          <w:szCs w:val="28"/>
        </w:rPr>
      </w:pPr>
    </w:p>
    <w:p w:rsidR="00396D0F" w:rsidP="00396D0F" w14:paraId="2954C773" w14:textId="4E1F7EFE">
      <w:pPr>
        <w:jc w:val="both"/>
        <w:rPr>
          <w:rFonts w:ascii="Times New Roman" w:hAnsi="Times New Roman" w:cs="Times New Roman"/>
          <w:sz w:val="28"/>
          <w:szCs w:val="28"/>
        </w:rPr>
      </w:pPr>
      <w:r w:rsidRPr="00EB5886">
        <w:rPr>
          <w:rFonts w:ascii="Times New Roman" w:hAnsi="Times New Roman" w:cs="Times New Roman"/>
          <w:sz w:val="28"/>
          <w:szCs w:val="28"/>
          <w:lang w:val="en-US"/>
        </w:rPr>
        <w:t>[13] Bloch, F. (1933). Zur Bremsung rasch bewegter Teilchen beim Durchgang durch Materie. Annalen der Physik, 408(3), 285-320.</w:t>
      </w:r>
    </w:p>
    <w:p w:rsidR="00396D0F" w:rsidP="00396D0F" w14:paraId="34745D78" w14:textId="77777777">
      <w:pPr>
        <w:jc w:val="both"/>
        <w:rPr>
          <w:rFonts w:ascii="Times New Roman" w:hAnsi="Times New Roman" w:cs="Times New Roman"/>
          <w:sz w:val="28"/>
          <w:szCs w:val="28"/>
        </w:rPr>
      </w:pPr>
    </w:p>
    <w:p w:rsidR="00396D0F" w:rsidP="00396D0F" w14:paraId="1008947E" w14:textId="01FCBDB5">
      <w:pPr>
        <w:jc w:val="both"/>
        <w:rPr>
          <w:rFonts w:ascii="Times New Roman" w:hAnsi="Times New Roman" w:cs="Times New Roman"/>
          <w:sz w:val="28"/>
          <w:szCs w:val="28"/>
        </w:rPr>
      </w:pPr>
      <w:r w:rsidRPr="00EB5886">
        <w:rPr>
          <w:rFonts w:ascii="Times New Roman" w:hAnsi="Times New Roman" w:cs="Times New Roman"/>
          <w:sz w:val="28"/>
          <w:szCs w:val="28"/>
          <w:lang w:val="en-US"/>
        </w:rPr>
        <w:t xml:space="preserve">[14] Ahmad, R., Royle, G., Lourenço, A., Schwarz, M., Fracchiolla, F., &amp; Ricketts, K. (2016). Investigation into the effects of high-Z nano materials in proton therapy. </w:t>
      </w:r>
      <w:r w:rsidRPr="00EB5886">
        <w:rPr>
          <w:rFonts w:ascii="Times New Roman" w:hAnsi="Times New Roman" w:cs="Times New Roman"/>
          <w:i/>
          <w:iCs/>
          <w:sz w:val="28"/>
          <w:szCs w:val="28"/>
          <w:lang w:val="en-US"/>
        </w:rPr>
        <w:t>Physics in Medicine and Biology</w:t>
      </w:r>
      <w:r w:rsidRPr="00EB5886">
        <w:rPr>
          <w:rFonts w:ascii="Times New Roman" w:hAnsi="Times New Roman" w:cs="Times New Roman"/>
          <w:sz w:val="28"/>
          <w:szCs w:val="28"/>
          <w:lang w:val="en-US"/>
        </w:rPr>
        <w:t xml:space="preserve">, </w:t>
      </w:r>
      <w:r w:rsidRPr="00EB5886">
        <w:rPr>
          <w:rFonts w:ascii="Times New Roman" w:hAnsi="Times New Roman" w:cs="Times New Roman"/>
          <w:i/>
          <w:iCs/>
          <w:sz w:val="28"/>
          <w:szCs w:val="28"/>
          <w:lang w:val="en-US"/>
        </w:rPr>
        <w:t>61</w:t>
      </w:r>
      <w:r w:rsidRPr="00EB5886">
        <w:rPr>
          <w:rFonts w:ascii="Times New Roman" w:hAnsi="Times New Roman" w:cs="Times New Roman"/>
          <w:sz w:val="28"/>
          <w:szCs w:val="28"/>
          <w:lang w:val="en-US"/>
        </w:rPr>
        <w:t xml:space="preserve">(12), 4537-4550. </w:t>
      </w:r>
      <w:hyperlink r:id="rId25" w:history="1">
        <w:r w:rsidRPr="00EB5886">
          <w:rPr>
            <w:rStyle w:val="Hyperlink"/>
            <w:rFonts w:ascii="Times New Roman" w:hAnsi="Times New Roman" w:cs="Times New Roman"/>
            <w:sz w:val="28"/>
            <w:szCs w:val="28"/>
            <w:lang w:val="en-US"/>
          </w:rPr>
          <w:t>https://doi.org/10.1088/0031-9155/61/12/4537</w:t>
        </w:r>
      </w:hyperlink>
    </w:p>
    <w:p w:rsidR="00396D0F" w:rsidP="00396D0F" w14:paraId="343555F4" w14:textId="77777777">
      <w:pPr>
        <w:jc w:val="both"/>
        <w:rPr>
          <w:rFonts w:ascii="Times New Roman" w:hAnsi="Times New Roman" w:cs="Times New Roman"/>
          <w:sz w:val="28"/>
          <w:szCs w:val="28"/>
        </w:rPr>
      </w:pPr>
      <w:r>
        <w:rPr>
          <w:rFonts w:ascii="Times New Roman" w:hAnsi="Times New Roman" w:cs="Times New Roman"/>
          <w:sz w:val="28"/>
          <w:szCs w:val="28"/>
          <w:lang w:val="en-US"/>
        </w:rPr>
        <w:t xml:space="preserve"> </w:t>
      </w:r>
    </w:p>
    <w:p w:rsidR="00396D0F" w:rsidRPr="00EB5886" w:rsidP="00396D0F" w14:paraId="7D9F8A22" w14:textId="77777777">
      <w:pPr>
        <w:jc w:val="both"/>
        <w:rPr>
          <w:rFonts w:ascii="Times New Roman" w:hAnsi="Times New Roman" w:cs="Times New Roman"/>
          <w:sz w:val="28"/>
          <w:szCs w:val="28"/>
        </w:rPr>
      </w:pPr>
      <w:r w:rsidRPr="00EB5886">
        <w:rPr>
          <w:rFonts w:ascii="Times New Roman" w:hAnsi="Times New Roman" w:cs="Times New Roman"/>
          <w:sz w:val="28"/>
          <w:szCs w:val="28"/>
          <w:lang w:val="en-US"/>
        </w:rPr>
        <w:t>[15] Ziegler, J. F. (1977). Helium Stopping Powers and Ranges in all Elemental Matter. Pergamon, New York.</w:t>
      </w:r>
    </w:p>
    <w:p w:rsidR="00396D0F" w:rsidP="00396D0F" w14:paraId="5852DAC5" w14:textId="77777777">
      <w:pPr>
        <w:jc w:val="both"/>
        <w:rPr>
          <w:rFonts w:ascii="Times New Roman" w:hAnsi="Times New Roman" w:cs="Times New Roman"/>
          <w:sz w:val="28"/>
          <w:szCs w:val="28"/>
        </w:rPr>
      </w:pPr>
    </w:p>
    <w:p w:rsidR="00136D38" w:rsidP="00136D38" w14:paraId="55C6565C" w14:textId="77777777">
      <w:pPr>
        <w:jc w:val="both"/>
        <w:rPr>
          <w:rFonts w:ascii="Times New Roman" w:hAnsi="Times New Roman" w:cs="Times New Roman"/>
          <w:sz w:val="28"/>
          <w:szCs w:val="28"/>
        </w:rPr>
      </w:pPr>
      <w:r w:rsidRPr="00EB5886">
        <w:rPr>
          <w:rFonts w:ascii="Times New Roman" w:hAnsi="Times New Roman" w:cs="Times New Roman"/>
          <w:sz w:val="28"/>
          <w:szCs w:val="28"/>
          <w:lang w:val="en-US"/>
        </w:rPr>
        <w:t>[16] Evans, R. D. (1955). The Atomic Nucleus. McGraw-Hill. New York, 19552, 785-793.</w:t>
      </w:r>
    </w:p>
    <w:p w:rsidR="00136D38" w:rsidRPr="00344F7B" w:rsidP="00136D38" w14:paraId="34EBDF77" w14:textId="77777777">
      <w:pPr>
        <w:jc w:val="both"/>
        <w:rPr>
          <w:rFonts w:ascii="Times New Roman" w:hAnsi="Times New Roman" w:cs="Times New Roman"/>
          <w:sz w:val="28"/>
          <w:szCs w:val="28"/>
        </w:rPr>
      </w:pPr>
    </w:p>
    <w:p w:rsidR="00136D38" w:rsidRPr="00EB5886" w:rsidP="00396D0F" w14:paraId="6DAB0AB3" w14:textId="77777777">
      <w:pPr>
        <w:jc w:val="both"/>
        <w:rPr>
          <w:rFonts w:ascii="Times New Roman" w:hAnsi="Times New Roman" w:cs="Times New Roman"/>
          <w:sz w:val="28"/>
          <w:szCs w:val="28"/>
        </w:rPr>
      </w:pPr>
    </w:p>
    <w:p w:rsidR="00396D0F" w:rsidP="00396D0F" w14:paraId="10971B8C" w14:textId="77777777">
      <w:pPr>
        <w:jc w:val="both"/>
        <w:rPr>
          <w:rFonts w:ascii="Times New Roman" w:hAnsi="Times New Roman" w:cs="Times New Roman"/>
          <w:sz w:val="28"/>
          <w:szCs w:val="28"/>
        </w:rPr>
      </w:pPr>
    </w:p>
    <w:p w:rsidR="00396D0F" w:rsidP="005D3517" w14:paraId="2DA4E1E4" w14:textId="77777777">
      <w:pPr>
        <w:shd w:val="clear" w:color="auto" w:fill="FFFFFF"/>
        <w:spacing w:line="315" w:lineRule="atLeast"/>
        <w:jc w:val="both"/>
        <w:rPr>
          <w:rFonts w:ascii="Times New Roman" w:hAnsi="Times New Roman" w:cs="Times New Roman"/>
          <w:sz w:val="28"/>
          <w:szCs w:val="28"/>
        </w:rPr>
      </w:pPr>
    </w:p>
    <w:p w:rsidR="005D3517" w:rsidP="005D3517" w14:paraId="38A503A4" w14:textId="77777777">
      <w:pPr>
        <w:shd w:val="clear" w:color="auto" w:fill="FFFFFF"/>
        <w:spacing w:line="315" w:lineRule="atLeast"/>
        <w:jc w:val="both"/>
        <w:rPr>
          <w:rFonts w:ascii="Times New Roman" w:hAnsi="Times New Roman" w:cs="Times New Roman"/>
          <w:sz w:val="28"/>
          <w:szCs w:val="28"/>
        </w:rPr>
      </w:pPr>
    </w:p>
    <w:p w:rsidR="005D3517" w:rsidRPr="00EB5886" w:rsidP="005D3517" w14:paraId="7D6FD749" w14:textId="77777777">
      <w:pPr>
        <w:jc w:val="both"/>
        <w:rPr>
          <w:rFonts w:ascii="Times New Roman" w:hAnsi="Times New Roman" w:cs="Times New Roman"/>
          <w:sz w:val="28"/>
          <w:szCs w:val="28"/>
        </w:rPr>
      </w:pPr>
    </w:p>
    <w:sectPr w:rsidSect="00344F7B">
      <w:footerReference w:type="even" r:id="rId26"/>
      <w:footerReference w:type="default" r:id="rId2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comment w:id="0" w:author="Curie" w:date="2024-07-29T18:29:08Z" w:initials="Curie">
    <w:p>
      <w:r>
        <w:rPr>
          <w:rFonts w:ascii="Tahoma" w:eastAsia="Tahoma" w:hAnsi="Tahoma" w:cs="Tahoma"/>
          <w:sz w:val="16"/>
        </w:rPr>
        <w:t>Your document has been modified using Microsoft Word Track Changes. If you do not see any changes, click on the Review menu in Microsoft Word and select Final Showing Markup (or All Markup). Please also ensure that there is a check mark next to 'Insertions and Deletions' in the Show Markup dropdown menu.</w:t>
      </w:r>
    </w:p>
    <w:p/>
    <w:p w14:paraId="05845238">
      <w:r>
        <w:rPr>
          <w:rFonts w:ascii="Tahoma" w:eastAsia="Tahoma" w:hAnsi="Tahoma" w:cs="Tahoma"/>
          <w:sz w:val="16"/>
        </w:rPr>
        <w:t>If you need further help, visit our help center or contact 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5:commentEx w15:paraId="0584523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6cid:commentId w16cid:paraId="05845238" w16cid:durableId="211BF19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rPr>
        <w:rStyle w:val="PageNumber"/>
      </w:rPr>
      <w:id w:val="159670661"/>
      <w:docPartObj>
        <w:docPartGallery w:val="Page Numbers (Bottom of Page)"/>
        <w:docPartUnique/>
      </w:docPartObj>
    </w:sdtPr>
    <w:sdtContent>
      <w:p w:rsidR="005D3517" w:rsidP="00D12BD2" w14:paraId="5ED3ECB7" w14:textId="756D7F87">
        <w:pPr>
          <w:pStyle w:val="Footer"/>
          <w:framePr w:wrap="none" w:vAnchor="text" w:hAnchor="margin" w:xAlign="center" w:y="1"/>
          <w:rPr>
            <w:rStyle w:val="PageNumber"/>
          </w:rPr>
        </w:pPr>
        <w:r>
          <w:rPr>
            <w:rStyle w:val="PageNumber"/>
          </w:rPr>
          <w:fldChar w:fldCharType="begin"/>
        </w:r>
        <w:r>
          <w:rPr>
            <w:rStyle w:val="PageNumber"/>
            <w:lang w:val="en-US"/>
          </w:rPr>
          <w:instrText xml:space="preserve"> PAGE</w:instrText>
        </w:r>
        <w:r>
          <w:rPr>
            <w:rStyle w:val="PageNumber"/>
          </w:rPr>
          <w:fldChar w:fldCharType="separate"/>
        </w:r>
        <w:r>
          <w:rPr>
            <w:rStyle w:val="PageNumber"/>
          </w:rPr>
          <w:fldChar w:fldCharType="end"/>
        </w:r>
      </w:p>
    </w:sdtContent>
  </w:sdt>
  <w:p w:rsidR="005D3517" w14:paraId="2FDD7B6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rPr>
        <w:rStyle w:val="PageNumber"/>
      </w:rPr>
      <w:id w:val="385619706"/>
      <w:docPartObj>
        <w:docPartGallery w:val="Page Numbers (Bottom of Page)"/>
        <w:docPartUnique/>
      </w:docPartObj>
    </w:sdtPr>
    <w:sdtContent>
      <w:p w:rsidR="005D3517" w:rsidP="00D12BD2" w14:paraId="0E52611E" w14:textId="09CD979B">
        <w:pPr>
          <w:pStyle w:val="Footer"/>
          <w:framePr w:wrap="none" w:vAnchor="text" w:hAnchor="margin" w:xAlign="center" w:y="1"/>
          <w:rPr>
            <w:rStyle w:val="PageNumber"/>
          </w:rPr>
        </w:pPr>
        <w:r>
          <w:rPr>
            <w:rStyle w:val="PageNumber"/>
          </w:rPr>
          <w:fldChar w:fldCharType="begin"/>
        </w:r>
        <w:r>
          <w:rPr>
            <w:rStyle w:val="PageNumber"/>
            <w:lang w:val="en-US"/>
          </w:rPr>
          <w:instrText xml:space="preserve"> PAGE </w:instrText>
        </w:r>
        <w:r>
          <w:rPr>
            <w:rStyle w:val="PageNumber"/>
          </w:rPr>
          <w:fldChar w:fldCharType="separate"/>
        </w:r>
        <w:r>
          <w:rPr>
            <w:rStyle w:val="PageNumber"/>
            <w:noProof/>
            <w:lang w:val="en-US"/>
          </w:rPr>
          <w:t>1</w:t>
        </w:r>
        <w:r>
          <w:rPr>
            <w:rStyle w:val="PageNumber"/>
          </w:rPr>
          <w:fldChar w:fldCharType="end"/>
        </w:r>
      </w:p>
    </w:sdtContent>
  </w:sdt>
  <w:p w:rsidR="005D3517" w14:paraId="5CC1B53A" w14:textId="77777777">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65B118F"/>
    <w:multiLevelType w:val="multilevel"/>
    <w:tmpl w:val="9762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892E52"/>
    <w:multiLevelType w:val="multilevel"/>
    <w:tmpl w:val="5D46D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4D10FD1"/>
    <w:multiLevelType w:val="multilevel"/>
    <w:tmpl w:val="D866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13D2B93"/>
    <w:multiLevelType w:val="multilevel"/>
    <w:tmpl w:val="B804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163380">
    <w:abstractNumId w:val="3"/>
  </w:num>
  <w:num w:numId="2" w16cid:durableId="1180585430">
    <w:abstractNumId w:val="0"/>
  </w:num>
  <w:num w:numId="3" w16cid:durableId="514195683">
    <w:abstractNumId w:val="2"/>
  </w:num>
  <w:num w:numId="4" w16cid:durableId="350033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F7B"/>
    <w:rsid w:val="000620FA"/>
    <w:rsid w:val="0007079A"/>
    <w:rsid w:val="00136D38"/>
    <w:rsid w:val="00156F42"/>
    <w:rsid w:val="001A1C24"/>
    <w:rsid w:val="001D236C"/>
    <w:rsid w:val="00276430"/>
    <w:rsid w:val="002803A0"/>
    <w:rsid w:val="0032550E"/>
    <w:rsid w:val="00344F7B"/>
    <w:rsid w:val="00372B45"/>
    <w:rsid w:val="00396D0F"/>
    <w:rsid w:val="003C5BA8"/>
    <w:rsid w:val="00443E94"/>
    <w:rsid w:val="005D3517"/>
    <w:rsid w:val="005D7960"/>
    <w:rsid w:val="00693A9F"/>
    <w:rsid w:val="006F15B5"/>
    <w:rsid w:val="007213B3"/>
    <w:rsid w:val="00734581"/>
    <w:rsid w:val="0075092D"/>
    <w:rsid w:val="00795611"/>
    <w:rsid w:val="007A7104"/>
    <w:rsid w:val="007D683E"/>
    <w:rsid w:val="007E73D3"/>
    <w:rsid w:val="00800E34"/>
    <w:rsid w:val="008E4232"/>
    <w:rsid w:val="009E4ADA"/>
    <w:rsid w:val="00A632D0"/>
    <w:rsid w:val="00A82C8F"/>
    <w:rsid w:val="00AB1E31"/>
    <w:rsid w:val="00AE2035"/>
    <w:rsid w:val="00B043D3"/>
    <w:rsid w:val="00B53E7E"/>
    <w:rsid w:val="00C73930"/>
    <w:rsid w:val="00D07A11"/>
    <w:rsid w:val="00D12BD2"/>
    <w:rsid w:val="00D14476"/>
    <w:rsid w:val="00D208FF"/>
    <w:rsid w:val="00D470AE"/>
    <w:rsid w:val="00D94AFE"/>
    <w:rsid w:val="00DC3B2E"/>
    <w:rsid w:val="00E5542C"/>
    <w:rsid w:val="00E80F52"/>
    <w:rsid w:val="00EB5886"/>
    <w:rsid w:val="00EF48FA"/>
    <w:rsid w:val="00F2709F"/>
    <w:rsid w:val="00F442DE"/>
    <w:rsid w:val="00FB640B"/>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337D7D6F"/>
  <w15:chartTrackingRefBased/>
  <w15:docId w15:val="{9F834607-6D8F-0648-A75E-1DE31D419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344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F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F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F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F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F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F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F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F7B"/>
    <w:rPr>
      <w:rFonts w:eastAsiaTheme="majorEastAsia" w:cstheme="majorBidi"/>
      <w:color w:val="272727" w:themeColor="text1" w:themeTint="D8"/>
    </w:rPr>
  </w:style>
  <w:style w:type="paragraph" w:styleId="Title">
    <w:name w:val="Title"/>
    <w:basedOn w:val="Normal"/>
    <w:next w:val="Normal"/>
    <w:link w:val="TitleChar"/>
    <w:uiPriority w:val="10"/>
    <w:qFormat/>
    <w:rsid w:val="00344F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F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F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4F7B"/>
    <w:rPr>
      <w:i/>
      <w:iCs/>
      <w:color w:val="404040" w:themeColor="text1" w:themeTint="BF"/>
    </w:rPr>
  </w:style>
  <w:style w:type="paragraph" w:styleId="ListParagraph">
    <w:name w:val="List Paragraph"/>
    <w:basedOn w:val="Normal"/>
    <w:uiPriority w:val="34"/>
    <w:qFormat/>
    <w:rsid w:val="00344F7B"/>
    <w:pPr>
      <w:ind w:left="720"/>
      <w:contextualSpacing/>
    </w:pPr>
    <w:rPr>
      <w:lang w:val="en-US"/>
    </w:rPr>
  </w:style>
  <w:style w:type="character" w:styleId="IntenseEmphasis">
    <w:name w:val="Intense Emphasis"/>
    <w:basedOn w:val="DefaultParagraphFont"/>
    <w:uiPriority w:val="21"/>
    <w:qFormat/>
    <w:rsid w:val="00344F7B"/>
    <w:rPr>
      <w:i/>
      <w:iCs/>
      <w:color w:val="0F4761" w:themeColor="accent1" w:themeShade="BF"/>
    </w:rPr>
  </w:style>
  <w:style w:type="paragraph" w:styleId="IntenseQuote">
    <w:name w:val="Intense Quote"/>
    <w:basedOn w:val="Normal"/>
    <w:next w:val="Normal"/>
    <w:link w:val="IntenseQuoteChar"/>
    <w:uiPriority w:val="30"/>
    <w:qFormat/>
    <w:rsid w:val="00344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F7B"/>
    <w:rPr>
      <w:i/>
      <w:iCs/>
      <w:color w:val="0F4761" w:themeColor="accent1" w:themeShade="BF"/>
    </w:rPr>
  </w:style>
  <w:style w:type="character" w:styleId="IntenseReference">
    <w:name w:val="Intense Reference"/>
    <w:basedOn w:val="DefaultParagraphFont"/>
    <w:uiPriority w:val="32"/>
    <w:qFormat/>
    <w:rsid w:val="00344F7B"/>
    <w:rPr>
      <w:b/>
      <w:bCs/>
      <w:smallCaps/>
      <w:color w:val="0F4761" w:themeColor="accent1" w:themeShade="BF"/>
      <w:spacing w:val="5"/>
    </w:rPr>
  </w:style>
  <w:style w:type="paragraph" w:styleId="NormalWeb">
    <w:name w:val="Normal (Web)"/>
    <w:basedOn w:val="Normal"/>
    <w:uiPriority w:val="99"/>
    <w:unhideWhenUsed/>
    <w:rsid w:val="00344F7B"/>
    <w:pPr>
      <w:spacing w:before="100" w:beforeAutospacing="1" w:after="100" w:afterAutospacing="1"/>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344F7B"/>
    <w:rPr>
      <w:b/>
      <w:bCs/>
    </w:rPr>
  </w:style>
  <w:style w:type="character" w:styleId="PlaceholderText">
    <w:name w:val="Placeholder Text"/>
    <w:basedOn w:val="DefaultParagraphFont"/>
    <w:uiPriority w:val="99"/>
    <w:semiHidden/>
    <w:rsid w:val="002803A0"/>
    <w:rPr>
      <w:color w:val="666666"/>
    </w:rPr>
  </w:style>
  <w:style w:type="character" w:styleId="Emphasis">
    <w:name w:val="Emphasis"/>
    <w:basedOn w:val="DefaultParagraphFont"/>
    <w:uiPriority w:val="20"/>
    <w:qFormat/>
    <w:rsid w:val="005D3517"/>
    <w:rPr>
      <w:i/>
      <w:iCs/>
    </w:rPr>
  </w:style>
  <w:style w:type="character" w:styleId="Hyperlink">
    <w:name w:val="Hyperlink"/>
    <w:basedOn w:val="DefaultParagraphFont"/>
    <w:uiPriority w:val="99"/>
    <w:unhideWhenUsed/>
    <w:rsid w:val="005D3517"/>
    <w:rPr>
      <w:color w:val="0000FF"/>
      <w:u w:val="single"/>
    </w:rPr>
  </w:style>
  <w:style w:type="paragraph" w:styleId="Footer">
    <w:name w:val="footer"/>
    <w:basedOn w:val="Normal"/>
    <w:link w:val="FooterChar"/>
    <w:uiPriority w:val="99"/>
    <w:unhideWhenUsed/>
    <w:rsid w:val="005D3517"/>
    <w:pPr>
      <w:tabs>
        <w:tab w:val="center" w:pos="4680"/>
        <w:tab w:val="right" w:pos="9360"/>
      </w:tabs>
    </w:pPr>
    <w:rPr>
      <w:lang w:val="en-US"/>
    </w:rPr>
  </w:style>
  <w:style w:type="character" w:customStyle="1" w:styleId="FooterChar">
    <w:name w:val="Footer Char"/>
    <w:basedOn w:val="DefaultParagraphFont"/>
    <w:link w:val="Footer"/>
    <w:uiPriority w:val="99"/>
    <w:rsid w:val="005D3517"/>
  </w:style>
  <w:style w:type="character" w:styleId="PageNumber">
    <w:name w:val="page number"/>
    <w:basedOn w:val="DefaultParagraphFont"/>
    <w:uiPriority w:val="99"/>
    <w:semiHidden/>
    <w:unhideWhenUsed/>
    <w:rsid w:val="005D3517"/>
  </w:style>
  <w:style w:type="character" w:styleId="CommentReference">
    <w:name w:val="annotation reference"/>
    <w:basedOn w:val="DefaultParagraphFont"/>
    <w:uiPriority w:val="99"/>
    <w:rsid w:val="000F3DF7"/>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png" /><Relationship Id="rId11" Type="http://schemas.openxmlformats.org/officeDocument/2006/relationships/image" Target="media/image5.png" /><Relationship Id="rId12" Type="http://schemas.openxmlformats.org/officeDocument/2006/relationships/image" Target="media/image6.png" /><Relationship Id="rId13" Type="http://schemas.openxmlformats.org/officeDocument/2006/relationships/image" Target="media/image7.png" /><Relationship Id="rId14" Type="http://schemas.openxmlformats.org/officeDocument/2006/relationships/image" Target="media/image8.png" /><Relationship Id="rId15" Type="http://schemas.openxmlformats.org/officeDocument/2006/relationships/image" Target="media/image9.png" /><Relationship Id="rId16" Type="http://schemas.openxmlformats.org/officeDocument/2006/relationships/image" Target="media/image10.png" /><Relationship Id="rId17" Type="http://schemas.openxmlformats.org/officeDocument/2006/relationships/image" Target="media/image11.png" /><Relationship Id="rId18" Type="http://schemas.openxmlformats.org/officeDocument/2006/relationships/image" Target="media/image12.png" /><Relationship Id="rId19" Type="http://schemas.openxmlformats.org/officeDocument/2006/relationships/image" Target="media/image13.png" /><Relationship Id="rId2" Type="http://schemas.openxmlformats.org/officeDocument/2006/relationships/webSettings" Target="webSettings.xml" /><Relationship Id="rId20" Type="http://schemas.openxmlformats.org/officeDocument/2006/relationships/image" Target="media/image14.png" /><Relationship Id="rId21" Type="http://schemas.openxmlformats.org/officeDocument/2006/relationships/hyperlink" Target="https://doi.org/10.1063/1.369844" TargetMode="External" /><Relationship Id="rId22" Type="http://schemas.openxmlformats.org/officeDocument/2006/relationships/hyperlink" Target="http://www.srim.org/SRIM/SRIMLEGL.htm" TargetMode="External" /><Relationship Id="rId23" Type="http://schemas.openxmlformats.org/officeDocument/2006/relationships/hyperlink" Target="https://physics.nist.gov/PhysRefData/Star/Text/PSTAR.html" TargetMode="External" /><Relationship Id="rId24" Type="http://schemas.openxmlformats.org/officeDocument/2006/relationships/hyperlink" Target="https://doi.org/10.1002/qua.22126" TargetMode="External" /><Relationship Id="rId25" Type="http://schemas.openxmlformats.org/officeDocument/2006/relationships/hyperlink" Target="https://doi.org/10.1088/0031-9155/61/12/4537" TargetMode="External" /><Relationship Id="rId26" Type="http://schemas.openxmlformats.org/officeDocument/2006/relationships/footer" Target="footer1.xml" /><Relationship Id="rId27" Type="http://schemas.openxmlformats.org/officeDocument/2006/relationships/footer" Target="footer2.xml" /><Relationship Id="rId28" Type="http://schemas.openxmlformats.org/officeDocument/2006/relationships/theme" Target="theme/theme1.xml" /><Relationship Id="rId29" Type="http://schemas.openxmlformats.org/officeDocument/2006/relationships/numbering" Target="numbering.xml" /><Relationship Id="rId3" Type="http://schemas.openxmlformats.org/officeDocument/2006/relationships/fontTable" Target="fontTable.xml" /><Relationship Id="rId30" Type="http://schemas.openxmlformats.org/officeDocument/2006/relationships/styles" Target="styles.xml" /><Relationship Id="rId4" Type="http://schemas.microsoft.com/office/2011/relationships/commentsExtended" Target="commentsExtended.xml" /><Relationship Id="rId5" Type="http://schemas.microsoft.com/office/2016/09/relationships/commentsIds" Target="commentsIds.xml" /><Relationship Id="rId6" Type="http://schemas.openxmlformats.org/officeDocument/2006/relationships/comments" Target="comments.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11</Pages>
  <Words>2859</Words>
  <Characters>16297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Mbagwu, Johnpaul Chiagoziem</dc:creator>
  <cp:lastModifiedBy>Mbagwu, Johnpaul Chiagoziem</cp:lastModifiedBy>
  <cp:revision>26</cp:revision>
  <dcterms:created xsi:type="dcterms:W3CDTF">2024-07-29T17:10:00Z</dcterms:created>
  <dcterms:modified xsi:type="dcterms:W3CDTF">2024-07-29T18:25:00Z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2024-07-29T18:29:06Z</vt:filetime>
  </property>
</Properties>
</file>